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22"/>
      </w:tblGrid>
      <w:tr w:rsidR="00EF6549" w14:paraId="48A76716" w14:textId="77777777">
        <w:trPr>
          <w:trHeight w:val="4395"/>
        </w:trPr>
        <w:tc>
          <w:tcPr>
            <w:tcW w:w="9322" w:type="dxa"/>
          </w:tcPr>
          <w:tbl>
            <w:tblPr>
              <w:tblpPr w:leftFromText="180" w:rightFromText="180" w:vertAnchor="text" w:horzAnchor="margin" w:tblpY="-23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35"/>
              <w:gridCol w:w="1980"/>
            </w:tblGrid>
            <w:tr w:rsidR="00EF6549" w14:paraId="21CBCB24" w14:textId="77777777">
              <w:tc>
                <w:tcPr>
                  <w:tcW w:w="1435" w:type="dxa"/>
                </w:tcPr>
                <w:p w14:paraId="08E4853E" w14:textId="77777777" w:rsidR="00EF6549" w:rsidRDefault="00000000">
                  <w:pPr>
                    <w:ind w:firstLine="422"/>
                    <w:jc w:val="distribute"/>
                    <w:rPr>
                      <w:rFonts w:hint="eastAsia"/>
                      <w:b/>
                      <w:lang w:eastAsia="zh-CN"/>
                    </w:rPr>
                  </w:pPr>
                  <w:r>
                    <w:rPr>
                      <w:rFonts w:hint="eastAsia"/>
                      <w:b/>
                      <w:lang w:eastAsia="zh-CN"/>
                    </w:rPr>
                    <w:t>卷</w:t>
                  </w:r>
                  <w:r>
                    <w:rPr>
                      <w:rFonts w:hint="eastAsia"/>
                      <w:b/>
                      <w:lang w:eastAsia="zh-CN"/>
                    </w:rPr>
                    <w:t xml:space="preserve">    </w:t>
                  </w:r>
                  <w:r>
                    <w:rPr>
                      <w:rFonts w:hint="eastAsia"/>
                      <w:b/>
                      <w:lang w:eastAsia="zh-CN"/>
                    </w:rPr>
                    <w:t>号</w:t>
                  </w:r>
                </w:p>
              </w:tc>
              <w:tc>
                <w:tcPr>
                  <w:tcW w:w="1980" w:type="dxa"/>
                </w:tcPr>
                <w:p w14:paraId="41D84B41" w14:textId="77777777" w:rsidR="00EF6549" w:rsidRDefault="00EF6549">
                  <w:pPr>
                    <w:ind w:firstLine="422"/>
                    <w:rPr>
                      <w:rFonts w:hint="eastAsia"/>
                      <w:b/>
                      <w:lang w:eastAsia="zh-CN"/>
                    </w:rPr>
                  </w:pPr>
                </w:p>
              </w:tc>
            </w:tr>
            <w:tr w:rsidR="00EF6549" w14:paraId="7E4BBD3F" w14:textId="77777777">
              <w:trPr>
                <w:trHeight w:val="351"/>
              </w:trPr>
              <w:tc>
                <w:tcPr>
                  <w:tcW w:w="1435" w:type="dxa"/>
                </w:tcPr>
                <w:p w14:paraId="223CE558" w14:textId="77777777" w:rsidR="00EF6549" w:rsidRDefault="00000000">
                  <w:pPr>
                    <w:ind w:firstLine="422"/>
                    <w:jc w:val="distribute"/>
                    <w:rPr>
                      <w:rFonts w:hint="eastAsia"/>
                      <w:b/>
                      <w:lang w:eastAsia="zh-CN"/>
                    </w:rPr>
                  </w:pPr>
                  <w:r>
                    <w:rPr>
                      <w:rFonts w:hint="eastAsia"/>
                      <w:b/>
                      <w:lang w:eastAsia="zh-CN"/>
                    </w:rPr>
                    <w:t>卷内编号</w:t>
                  </w:r>
                </w:p>
              </w:tc>
              <w:tc>
                <w:tcPr>
                  <w:tcW w:w="1980" w:type="dxa"/>
                </w:tcPr>
                <w:p w14:paraId="15371C77" w14:textId="77777777" w:rsidR="00EF6549" w:rsidRDefault="00EF6549">
                  <w:pPr>
                    <w:ind w:firstLine="422"/>
                    <w:rPr>
                      <w:rFonts w:hint="eastAsia"/>
                      <w:b/>
                      <w:lang w:eastAsia="zh-CN"/>
                    </w:rPr>
                  </w:pPr>
                </w:p>
              </w:tc>
            </w:tr>
            <w:tr w:rsidR="00EF6549" w14:paraId="57FFE240" w14:textId="77777777">
              <w:tc>
                <w:tcPr>
                  <w:tcW w:w="1435" w:type="dxa"/>
                </w:tcPr>
                <w:p w14:paraId="3AA806AF" w14:textId="77777777" w:rsidR="00EF6549" w:rsidRDefault="00000000">
                  <w:pPr>
                    <w:ind w:firstLine="422"/>
                    <w:jc w:val="distribute"/>
                    <w:rPr>
                      <w:rFonts w:hint="eastAsia"/>
                      <w:b/>
                      <w:lang w:eastAsia="zh-CN"/>
                    </w:rPr>
                  </w:pPr>
                  <w:r>
                    <w:rPr>
                      <w:rFonts w:hint="eastAsia"/>
                      <w:b/>
                      <w:lang w:eastAsia="zh-CN"/>
                    </w:rPr>
                    <w:t>密</w:t>
                  </w:r>
                  <w:r>
                    <w:rPr>
                      <w:rFonts w:hint="eastAsia"/>
                      <w:b/>
                      <w:lang w:eastAsia="zh-CN"/>
                    </w:rPr>
                    <w:t xml:space="preserve">    </w:t>
                  </w:r>
                  <w:r>
                    <w:rPr>
                      <w:rFonts w:hint="eastAsia"/>
                      <w:b/>
                      <w:lang w:eastAsia="zh-CN"/>
                    </w:rPr>
                    <w:t>级</w:t>
                  </w:r>
                </w:p>
              </w:tc>
              <w:tc>
                <w:tcPr>
                  <w:tcW w:w="1980" w:type="dxa"/>
                </w:tcPr>
                <w:p w14:paraId="5B153785" w14:textId="77777777" w:rsidR="00EF6549" w:rsidRDefault="00EF6549">
                  <w:pPr>
                    <w:ind w:firstLine="422"/>
                    <w:rPr>
                      <w:rFonts w:hint="eastAsia"/>
                      <w:b/>
                      <w:lang w:eastAsia="zh-CN"/>
                    </w:rPr>
                  </w:pPr>
                </w:p>
              </w:tc>
            </w:tr>
          </w:tbl>
          <w:p w14:paraId="0E979189" w14:textId="77777777" w:rsidR="00EF6549" w:rsidRDefault="00EF6549">
            <w:pPr>
              <w:ind w:right="100" w:firstLine="422"/>
              <w:jc w:val="right"/>
              <w:rPr>
                <w:rFonts w:hint="eastAsia"/>
                <w:b/>
                <w:lang w:eastAsia="zh-CN"/>
              </w:rPr>
            </w:pPr>
          </w:p>
          <w:p w14:paraId="67B6F7E7" w14:textId="77777777" w:rsidR="00EF6549" w:rsidRDefault="00EF6549">
            <w:pPr>
              <w:ind w:right="100" w:firstLine="422"/>
              <w:jc w:val="right"/>
              <w:rPr>
                <w:rFonts w:hint="eastAsia"/>
                <w:b/>
                <w:lang w:eastAsia="zh-CN"/>
              </w:rPr>
            </w:pPr>
          </w:p>
          <w:p w14:paraId="71514F87" w14:textId="77777777" w:rsidR="00EF6549" w:rsidRDefault="00EF6549">
            <w:pPr>
              <w:ind w:right="100" w:firstLine="422"/>
              <w:jc w:val="right"/>
              <w:rPr>
                <w:rFonts w:hint="eastAsia"/>
                <w:b/>
                <w:lang w:eastAsia="zh-CN"/>
              </w:rPr>
            </w:pPr>
          </w:p>
          <w:p w14:paraId="5764DC7C" w14:textId="77777777" w:rsidR="00EF6549" w:rsidRDefault="00EF6549">
            <w:pPr>
              <w:ind w:right="100" w:firstLine="422"/>
              <w:jc w:val="right"/>
              <w:rPr>
                <w:rFonts w:hint="eastAsia"/>
                <w:b/>
                <w:lang w:eastAsia="zh-CN"/>
              </w:rPr>
            </w:pPr>
          </w:p>
          <w:p w14:paraId="536B775C" w14:textId="77777777" w:rsidR="00EF6549" w:rsidRDefault="00EF6549">
            <w:pPr>
              <w:ind w:right="100" w:firstLine="422"/>
              <w:rPr>
                <w:rFonts w:hint="eastAsia"/>
                <w:b/>
                <w:lang w:eastAsia="zh-CN"/>
              </w:rPr>
            </w:pPr>
          </w:p>
          <w:p w14:paraId="5CCED6FE" w14:textId="77777777" w:rsidR="00EF6549" w:rsidRDefault="00000000">
            <w:pPr>
              <w:pStyle w:val="af3"/>
              <w:spacing w:line="600" w:lineRule="exact"/>
              <w:ind w:firstLine="492"/>
              <w:rPr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t>项目编号:</w:t>
            </w:r>
            <w:r>
              <w:rPr>
                <w:rFonts w:hint="eastAsia"/>
                <w:sz w:val="24"/>
                <w:lang w:eastAsia="zh-CN"/>
              </w:rPr>
              <w:t xml:space="preserve"> HD20221101SR005</w:t>
            </w:r>
          </w:p>
          <w:p w14:paraId="061AAE8F" w14:textId="77777777" w:rsidR="00EF6549" w:rsidRDefault="00000000">
            <w:pPr>
              <w:pStyle w:val="af0"/>
              <w:spacing w:line="600" w:lineRule="exact"/>
              <w:ind w:firstLine="910"/>
              <w:rPr>
                <w:sz w:val="44"/>
                <w:szCs w:val="44"/>
                <w:lang w:eastAsia="zh-CN"/>
              </w:rPr>
            </w:pPr>
            <w:r>
              <w:rPr>
                <w:rFonts w:ascii="宋体" w:eastAsia="宋体" w:hAnsi="宋体" w:cs="宋体" w:hint="eastAsia"/>
                <w:sz w:val="44"/>
                <w:szCs w:val="44"/>
                <w:lang w:eastAsia="zh-CN"/>
              </w:rPr>
              <w:t>智能法律合同审查与生成系统</w:t>
            </w:r>
          </w:p>
        </w:tc>
      </w:tr>
      <w:tr w:rsidR="00EF6549" w14:paraId="6F9487DA" w14:textId="77777777">
        <w:trPr>
          <w:cantSplit/>
          <w:trHeight w:val="7208"/>
        </w:trPr>
        <w:tc>
          <w:tcPr>
            <w:tcW w:w="9322" w:type="dxa"/>
          </w:tcPr>
          <w:p w14:paraId="592A873D" w14:textId="77777777" w:rsidR="00EF6549" w:rsidRDefault="00EF6549">
            <w:pPr>
              <w:pStyle w:val="a7"/>
              <w:ind w:firstLine="200"/>
              <w:rPr>
                <w:sz w:val="10"/>
              </w:rPr>
            </w:pPr>
          </w:p>
          <w:p w14:paraId="4F931D9B" w14:textId="77777777" w:rsidR="00EF6549" w:rsidRDefault="00000000">
            <w:pPr>
              <w:pStyle w:val="af3"/>
              <w:ind w:firstLine="1044"/>
              <w:rPr>
                <w:sz w:val="52"/>
                <w:lang w:eastAsia="zh-CN"/>
              </w:rPr>
            </w:pPr>
            <w:ins w:id="0" w:author="henry xiao" w:date="2002-07-24T15:05:00Z">
              <w:r>
                <w:rPr>
                  <w:sz w:val="52"/>
                </w:rPr>
                <w:fldChar w:fldCharType="begin"/>
              </w:r>
              <w:r>
                <w:rPr>
                  <w:sz w:val="52"/>
                  <w:lang w:eastAsia="zh-CN"/>
                </w:rPr>
                <w:instrText xml:space="preserve"> TITLE  \* MERGEFORMAT </w:instrText>
              </w:r>
            </w:ins>
            <w:r>
              <w:rPr>
                <w:sz w:val="52"/>
              </w:rPr>
              <w:fldChar w:fldCharType="separate"/>
            </w:r>
            <w:r>
              <w:rPr>
                <w:rFonts w:hint="eastAsia"/>
                <w:sz w:val="52"/>
                <w:lang w:eastAsia="zh-CN"/>
              </w:rPr>
              <w:t>需求规约</w:t>
            </w:r>
            <w:ins w:id="1" w:author="henry xiao" w:date="2002-07-24T15:05:00Z">
              <w:r>
                <w:rPr>
                  <w:sz w:val="52"/>
                </w:rPr>
                <w:fldChar w:fldCharType="end"/>
              </w:r>
            </w:ins>
          </w:p>
          <w:p w14:paraId="59E3931B" w14:textId="77777777" w:rsidR="00EF6549" w:rsidRDefault="00000000">
            <w:pPr>
              <w:pStyle w:val="af3"/>
              <w:ind w:firstLine="492"/>
              <w:rPr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Version</w:t>
            </w:r>
            <w:r>
              <w:rPr>
                <w:sz w:val="24"/>
                <w:lang w:eastAsia="zh-CN"/>
              </w:rPr>
              <w:t xml:space="preserve">: </w:t>
            </w:r>
            <w:r>
              <w:rPr>
                <w:rFonts w:eastAsia="宋体" w:hint="eastAsia"/>
                <w:sz w:val="24"/>
                <w:lang w:eastAsia="zh-CN"/>
              </w:rPr>
              <w:t>2</w:t>
            </w:r>
            <w:r>
              <w:rPr>
                <w:rFonts w:hint="eastAsia"/>
                <w:sz w:val="24"/>
                <w:lang w:eastAsia="zh-CN"/>
              </w:rPr>
              <w:t>.0</w:t>
            </w:r>
          </w:p>
          <w:p w14:paraId="0A8F5DCF" w14:textId="77777777" w:rsidR="00EF6549" w:rsidRDefault="00EF6549">
            <w:pPr>
              <w:ind w:firstLine="560"/>
              <w:jc w:val="center"/>
              <w:rPr>
                <w:rFonts w:hint="eastAsia"/>
                <w:sz w:val="28"/>
                <w:lang w:eastAsia="zh-CN"/>
              </w:rPr>
            </w:pPr>
          </w:p>
          <w:p w14:paraId="390E905D" w14:textId="77777777" w:rsidR="00EF6549" w:rsidRDefault="00EF6549">
            <w:pPr>
              <w:ind w:firstLine="560"/>
              <w:jc w:val="center"/>
              <w:rPr>
                <w:rFonts w:hint="eastAsia"/>
                <w:sz w:val="28"/>
                <w:lang w:eastAsia="zh-CN"/>
              </w:rPr>
            </w:pPr>
          </w:p>
          <w:p w14:paraId="7EC5022B" w14:textId="77777777" w:rsidR="00EF6549" w:rsidRDefault="00000000">
            <w:pPr>
              <w:ind w:firstLine="600"/>
              <w:rPr>
                <w:rFonts w:hAnsi="宋体" w:hint="eastAsia"/>
                <w:sz w:val="30"/>
                <w:szCs w:val="30"/>
                <w:lang w:eastAsia="zh-CN"/>
              </w:rPr>
            </w:pPr>
            <w:r>
              <w:rPr>
                <w:rFonts w:ascii="楷体_GB2312" w:eastAsia="楷体_GB2312" w:hint="eastAsia"/>
                <w:sz w:val="30"/>
                <w:lang w:eastAsia="zh-CN"/>
              </w:rPr>
              <w:t>项目承担部门：</w:t>
            </w:r>
            <w:r>
              <w:rPr>
                <w:rFonts w:ascii="Times New Roman" w:eastAsia="楷体_GB2312" w:hAnsi="Times New Roman" w:cs="Times New Roman" w:hint="eastAsia"/>
                <w:sz w:val="30"/>
                <w:lang w:eastAsia="zh-CN"/>
              </w:rPr>
              <w:t>西工大软件学院</w:t>
            </w:r>
            <w:r>
              <w:rPr>
                <w:rFonts w:ascii="Times New Roman" w:eastAsia="楷体_GB2312" w:hAnsi="Times New Roman" w:cs="Times New Roman"/>
                <w:sz w:val="30"/>
                <w:lang w:eastAsia="zh-CN"/>
              </w:rPr>
              <w:t xml:space="preserve"> </w:t>
            </w:r>
          </w:p>
          <w:p w14:paraId="66F12946" w14:textId="77777777" w:rsidR="00EF6549" w:rsidRDefault="00EF6549">
            <w:pPr>
              <w:ind w:firstLine="600"/>
              <w:outlineLvl w:val="0"/>
              <w:rPr>
                <w:rFonts w:ascii="楷体_GB2312" w:eastAsia="楷体_GB2312" w:hint="eastAsia"/>
                <w:sz w:val="30"/>
                <w:lang w:eastAsia="zh-CN"/>
              </w:rPr>
            </w:pPr>
          </w:p>
          <w:p w14:paraId="4CC953CC" w14:textId="77777777" w:rsidR="00EF6549" w:rsidRDefault="00000000">
            <w:pPr>
              <w:ind w:firstLine="600"/>
              <w:outlineLvl w:val="0"/>
              <w:rPr>
                <w:rFonts w:hint="eastAsia"/>
                <w:sz w:val="30"/>
                <w:lang w:eastAsia="zh-CN"/>
              </w:rPr>
            </w:pPr>
            <w:bookmarkStart w:id="2" w:name="_Toc239785582"/>
            <w:r>
              <w:rPr>
                <w:rFonts w:ascii="楷体_GB2312" w:eastAsia="楷体_GB2312" w:hint="eastAsia"/>
                <w:sz w:val="30"/>
                <w:lang w:eastAsia="zh-CN"/>
              </w:rPr>
              <w:t>撰写人</w:t>
            </w:r>
            <w:r>
              <w:rPr>
                <w:rFonts w:ascii="楷体_GB2312" w:eastAsia="楷体_GB2312" w:hint="eastAsia"/>
                <w:sz w:val="28"/>
                <w:lang w:eastAsia="zh-CN"/>
              </w:rPr>
              <w:t>（签名）</w:t>
            </w:r>
            <w:r>
              <w:rPr>
                <w:rFonts w:ascii="楷体_GB2312" w:eastAsia="楷体_GB2312" w:hint="eastAsia"/>
                <w:sz w:val="30"/>
                <w:lang w:eastAsia="zh-CN"/>
              </w:rPr>
              <w:t>：郭家亨 陈俊福 查文翔</w:t>
            </w:r>
            <w:bookmarkEnd w:id="2"/>
          </w:p>
          <w:p w14:paraId="62A08C21" w14:textId="77777777" w:rsidR="00EF6549" w:rsidRDefault="00EF6549">
            <w:pPr>
              <w:tabs>
                <w:tab w:val="left" w:pos="3780"/>
                <w:tab w:val="left" w:pos="4200"/>
              </w:tabs>
              <w:ind w:firstLine="600"/>
              <w:rPr>
                <w:rFonts w:ascii="楷体_GB2312" w:eastAsia="楷体_GB2312" w:hint="eastAsia"/>
                <w:sz w:val="30"/>
                <w:lang w:eastAsia="zh-CN"/>
              </w:rPr>
            </w:pPr>
          </w:p>
          <w:p w14:paraId="442CB1B8" w14:textId="7B0FFBAC" w:rsidR="00EF6549" w:rsidRDefault="00000000">
            <w:pPr>
              <w:ind w:firstLine="600"/>
              <w:rPr>
                <w:rFonts w:hint="eastAsia"/>
                <w:sz w:val="30"/>
                <w:lang w:eastAsia="zh-CN"/>
              </w:rPr>
            </w:pPr>
            <w:r>
              <w:rPr>
                <w:rFonts w:ascii="楷体_GB2312" w:eastAsia="楷体_GB2312" w:hint="eastAsia"/>
                <w:sz w:val="30"/>
                <w:lang w:eastAsia="zh-CN"/>
              </w:rPr>
              <w:t>完成日期：</w:t>
            </w:r>
            <w:r>
              <w:rPr>
                <w:rFonts w:ascii="Times New Roman" w:eastAsia="楷体_GB2312" w:hAnsi="Times New Roman" w:cs="Times New Roman"/>
                <w:sz w:val="30"/>
                <w:lang w:eastAsia="zh-CN"/>
              </w:rPr>
              <w:t>202</w:t>
            </w:r>
            <w:r>
              <w:rPr>
                <w:rFonts w:ascii="Times New Roman" w:eastAsia="楷体_GB2312" w:hAnsi="Times New Roman" w:cs="Times New Roman" w:hint="eastAsia"/>
                <w:sz w:val="30"/>
                <w:lang w:eastAsia="zh-CN"/>
              </w:rPr>
              <w:t>6</w:t>
            </w:r>
            <w:r>
              <w:rPr>
                <w:rFonts w:ascii="Times New Roman" w:eastAsia="楷体_GB2312" w:hAnsi="Times New Roman" w:cs="Times New Roman"/>
                <w:sz w:val="30"/>
                <w:lang w:eastAsia="zh-CN"/>
              </w:rPr>
              <w:t>-</w:t>
            </w:r>
            <w:r>
              <w:rPr>
                <w:rFonts w:ascii="Times New Roman" w:eastAsia="楷体_GB2312" w:hAnsi="Times New Roman" w:cs="Times New Roman" w:hint="eastAsia"/>
                <w:sz w:val="30"/>
                <w:lang w:eastAsia="zh-CN"/>
              </w:rPr>
              <w:t>0</w:t>
            </w:r>
            <w:r w:rsidR="00C135CE">
              <w:rPr>
                <w:rFonts w:ascii="Times New Roman" w:eastAsia="楷体_GB2312" w:hAnsi="Times New Roman" w:cs="Times New Roman" w:hint="eastAsia"/>
                <w:sz w:val="30"/>
                <w:lang w:eastAsia="zh-CN"/>
              </w:rPr>
              <w:t>9</w:t>
            </w:r>
            <w:r>
              <w:rPr>
                <w:rFonts w:ascii="Times New Roman" w:eastAsia="楷体_GB2312" w:hAnsi="Times New Roman" w:cs="Times New Roman"/>
                <w:sz w:val="30"/>
                <w:lang w:eastAsia="zh-CN"/>
              </w:rPr>
              <w:t>-0</w:t>
            </w:r>
            <w:r w:rsidR="00101C69">
              <w:rPr>
                <w:rFonts w:ascii="Times New Roman" w:eastAsia="楷体_GB2312" w:hAnsi="Times New Roman" w:cs="Times New Roman" w:hint="eastAsia"/>
                <w:sz w:val="30"/>
                <w:lang w:eastAsia="zh-CN"/>
              </w:rPr>
              <w:t>8</w:t>
            </w:r>
          </w:p>
          <w:p w14:paraId="01AAB09F" w14:textId="77777777" w:rsidR="00EF6549" w:rsidRDefault="00EF6549">
            <w:pPr>
              <w:ind w:firstLine="600"/>
              <w:rPr>
                <w:rFonts w:ascii="楷体_GB2312" w:eastAsia="楷体_GB2312" w:hint="eastAsia"/>
                <w:sz w:val="30"/>
                <w:lang w:eastAsia="zh-CN"/>
              </w:rPr>
            </w:pPr>
          </w:p>
          <w:p w14:paraId="0C466FE6" w14:textId="77777777" w:rsidR="00EF6549" w:rsidRDefault="00000000">
            <w:pPr>
              <w:ind w:firstLine="600"/>
              <w:rPr>
                <w:rFonts w:ascii="楷体_GB2312" w:eastAsia="楷体_GB2312" w:hint="eastAsia"/>
                <w:sz w:val="30"/>
                <w:szCs w:val="30"/>
                <w:lang w:eastAsia="zh-CN"/>
              </w:rPr>
            </w:pPr>
            <w:r>
              <w:rPr>
                <w:rFonts w:ascii="楷体_GB2312" w:eastAsia="楷体_GB2312" w:hint="eastAsia"/>
                <w:sz w:val="30"/>
                <w:lang w:eastAsia="zh-CN"/>
              </w:rPr>
              <w:t>本文档使用部门：</w:t>
            </w:r>
            <w:r>
              <w:rPr>
                <w:rFonts w:ascii="楷体_GB2312" w:eastAsia="楷体_GB2312" w:hint="eastAsia"/>
                <w:sz w:val="30"/>
                <w:szCs w:val="30"/>
                <w:lang w:eastAsia="zh-CN"/>
              </w:rPr>
              <w:t xml:space="preserve">■主管领导■项目组 </w:t>
            </w:r>
          </w:p>
          <w:p w14:paraId="053F7D83" w14:textId="77777777" w:rsidR="00EF6549" w:rsidRDefault="00000000">
            <w:pPr>
              <w:ind w:firstLineChars="400" w:firstLine="1200"/>
              <w:rPr>
                <w:rFonts w:hint="eastAsia"/>
                <w:sz w:val="30"/>
                <w:szCs w:val="30"/>
                <w:u w:val="single"/>
                <w:lang w:eastAsia="zh-CN"/>
              </w:rPr>
            </w:pPr>
            <w:r>
              <w:rPr>
                <w:rFonts w:ascii="楷体_GB2312" w:eastAsia="楷体_GB2312" w:hint="eastAsia"/>
                <w:sz w:val="30"/>
                <w:szCs w:val="30"/>
                <w:lang w:eastAsia="zh-CN"/>
              </w:rPr>
              <w:t>■客户（市场）■维护人员■用户</w:t>
            </w:r>
          </w:p>
          <w:p w14:paraId="6FBEC279" w14:textId="77777777" w:rsidR="00EF6549" w:rsidRDefault="00000000">
            <w:pPr>
              <w:ind w:firstLine="600"/>
              <w:outlineLvl w:val="0"/>
              <w:rPr>
                <w:rFonts w:hint="eastAsia"/>
                <w:sz w:val="30"/>
                <w:lang w:eastAsia="zh-CN"/>
              </w:rPr>
            </w:pPr>
            <w:bookmarkStart w:id="3" w:name="_Toc239785583"/>
            <w:r>
              <w:rPr>
                <w:rFonts w:ascii="楷体_GB2312" w:eastAsia="楷体_GB2312" w:hint="eastAsia"/>
                <w:sz w:val="30"/>
                <w:lang w:eastAsia="zh-CN"/>
              </w:rPr>
              <w:t>评审负责人</w:t>
            </w:r>
            <w:r>
              <w:rPr>
                <w:rFonts w:ascii="楷体_GB2312" w:eastAsia="楷体_GB2312" w:hint="eastAsia"/>
                <w:sz w:val="28"/>
                <w:lang w:eastAsia="zh-CN"/>
              </w:rPr>
              <w:t>（签名）</w:t>
            </w:r>
            <w:r>
              <w:rPr>
                <w:rFonts w:ascii="楷体_GB2312" w:eastAsia="楷体_GB2312" w:hint="eastAsia"/>
                <w:sz w:val="30"/>
                <w:lang w:eastAsia="zh-CN"/>
              </w:rPr>
              <w:t>：郭家亨 陈俊福 查文翔</w:t>
            </w:r>
            <w:bookmarkEnd w:id="3"/>
            <w:r>
              <w:rPr>
                <w:rFonts w:ascii="楷体_GB2312" w:eastAsia="楷体_GB2312" w:hint="eastAsia"/>
                <w:sz w:val="30"/>
                <w:lang w:eastAsia="zh-CN"/>
              </w:rPr>
              <w:t xml:space="preserve"> 王琛傲 彭言锐</w:t>
            </w:r>
          </w:p>
          <w:p w14:paraId="0437A03D" w14:textId="77777777" w:rsidR="00EF6549" w:rsidRDefault="00EF6549">
            <w:pPr>
              <w:tabs>
                <w:tab w:val="left" w:pos="1655"/>
                <w:tab w:val="center" w:pos="3672"/>
              </w:tabs>
              <w:ind w:firstLine="600"/>
              <w:rPr>
                <w:rFonts w:ascii="楷体_GB2312" w:eastAsia="楷体_GB2312" w:hint="eastAsia"/>
                <w:sz w:val="30"/>
                <w:lang w:eastAsia="zh-CN"/>
              </w:rPr>
            </w:pPr>
          </w:p>
          <w:p w14:paraId="650AEF8B" w14:textId="4255614A" w:rsidR="00EF6549" w:rsidRDefault="00000000">
            <w:pPr>
              <w:tabs>
                <w:tab w:val="left" w:pos="1655"/>
                <w:tab w:val="center" w:pos="3672"/>
              </w:tabs>
              <w:ind w:firstLine="600"/>
              <w:rPr>
                <w:rFonts w:hint="eastAsia"/>
              </w:rPr>
            </w:pPr>
            <w:r>
              <w:rPr>
                <w:rFonts w:ascii="楷体_GB2312" w:eastAsia="楷体_GB2312" w:hint="eastAsia"/>
                <w:sz w:val="30"/>
              </w:rPr>
              <w:t>评</w:t>
            </w:r>
            <w:r>
              <w:rPr>
                <w:rFonts w:ascii="楷体_GB2312" w:eastAsia="楷体_GB2312"/>
                <w:sz w:val="30"/>
              </w:rPr>
              <w:t xml:space="preserve"> </w:t>
            </w:r>
            <w:r>
              <w:rPr>
                <w:rFonts w:ascii="楷体_GB2312" w:eastAsia="楷体_GB2312" w:hint="eastAsia"/>
                <w:sz w:val="30"/>
              </w:rPr>
              <w:t xml:space="preserve">  审日期：</w:t>
            </w:r>
            <w:r>
              <w:rPr>
                <w:rFonts w:ascii="Times New Roman" w:eastAsia="楷体_GB2312" w:hAnsi="Times New Roman" w:cs="Times New Roman"/>
                <w:sz w:val="30"/>
              </w:rPr>
              <w:t>202</w:t>
            </w:r>
            <w:r>
              <w:rPr>
                <w:rFonts w:ascii="Times New Roman" w:eastAsia="楷体_GB2312" w:hAnsi="Times New Roman" w:cs="Times New Roman" w:hint="eastAsia"/>
                <w:sz w:val="30"/>
                <w:lang w:eastAsia="zh-CN"/>
              </w:rPr>
              <w:t>6</w:t>
            </w:r>
            <w:r>
              <w:rPr>
                <w:rFonts w:ascii="Times New Roman" w:eastAsia="楷体_GB2312" w:hAnsi="Times New Roman" w:cs="Times New Roman"/>
                <w:sz w:val="30"/>
              </w:rPr>
              <w:t>-</w:t>
            </w:r>
            <w:r>
              <w:rPr>
                <w:rFonts w:ascii="Times New Roman" w:eastAsia="楷体_GB2312" w:hAnsi="Times New Roman" w:cs="Times New Roman" w:hint="eastAsia"/>
                <w:sz w:val="30"/>
                <w:lang w:eastAsia="zh-CN"/>
              </w:rPr>
              <w:t>0</w:t>
            </w:r>
            <w:r w:rsidR="00C135CE">
              <w:rPr>
                <w:rFonts w:ascii="Times New Roman" w:eastAsia="楷体_GB2312" w:hAnsi="Times New Roman" w:cs="Times New Roman" w:hint="eastAsia"/>
                <w:sz w:val="30"/>
                <w:lang w:eastAsia="zh-CN"/>
              </w:rPr>
              <w:t>9</w:t>
            </w:r>
            <w:r>
              <w:rPr>
                <w:rFonts w:ascii="Times New Roman" w:eastAsia="楷体_GB2312" w:hAnsi="Times New Roman" w:cs="Times New Roman"/>
                <w:sz w:val="30"/>
              </w:rPr>
              <w:t>-0</w:t>
            </w:r>
            <w:r w:rsidR="00101C69">
              <w:rPr>
                <w:rFonts w:ascii="Times New Roman" w:eastAsia="楷体_GB2312" w:hAnsi="Times New Roman" w:cs="Times New Roman" w:hint="eastAsia"/>
                <w:sz w:val="30"/>
                <w:lang w:eastAsia="zh-CN"/>
              </w:rPr>
              <w:t>8</w:t>
            </w:r>
          </w:p>
        </w:tc>
      </w:tr>
      <w:tr w:rsidR="00EF6549" w14:paraId="3C0293F6" w14:textId="77777777">
        <w:trPr>
          <w:cantSplit/>
          <w:trHeight w:val="2711"/>
        </w:trPr>
        <w:tc>
          <w:tcPr>
            <w:tcW w:w="9322" w:type="dxa"/>
            <w:vAlign w:val="bottom"/>
          </w:tcPr>
          <w:p w14:paraId="302CA6AA" w14:textId="77777777" w:rsidR="00EF6549" w:rsidRDefault="00000000">
            <w:pPr>
              <w:pStyle w:val="af3"/>
              <w:ind w:firstLine="964"/>
              <w:jc w:val="right"/>
            </w:pPr>
            <w:r>
              <w:rPr>
                <w:noProof/>
              </w:rPr>
              <w:drawing>
                <wp:inline distT="0" distB="0" distL="0" distR="0" wp14:anchorId="34CA3E96" wp14:editId="4DCFDAA1">
                  <wp:extent cx="1107440" cy="304800"/>
                  <wp:effectExtent l="0" t="0" r="0" b="0"/>
                  <wp:docPr id="4077625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762576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44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                    </w:t>
            </w:r>
          </w:p>
        </w:tc>
      </w:tr>
    </w:tbl>
    <w:p w14:paraId="49F313CA" w14:textId="77777777" w:rsidR="00EF6549" w:rsidRDefault="00000000">
      <w:pPr>
        <w:ind w:firstLine="42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文档信息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88"/>
      </w:tblGrid>
      <w:tr w:rsidR="00EF6549" w14:paraId="1553E6B0" w14:textId="77777777">
        <w:tc>
          <w:tcPr>
            <w:tcW w:w="9288" w:type="dxa"/>
          </w:tcPr>
          <w:p w14:paraId="0D4B1AE8" w14:textId="77777777" w:rsidR="00EF6549" w:rsidRDefault="00000000">
            <w:pPr>
              <w:ind w:firstLine="420"/>
              <w:rPr>
                <w:rFonts w:ascii="宋体" w:hAnsi="宋体" w:cs="Arial" w:hint="eastAsia"/>
                <w:lang w:eastAsia="zh-CN"/>
              </w:rPr>
            </w:pPr>
            <w:r>
              <w:rPr>
                <w:rFonts w:ascii="宋体" w:hAnsi="宋体" w:cs="Arial" w:hint="eastAsia"/>
                <w:lang w:eastAsia="zh-CN"/>
              </w:rPr>
              <w:t>标题</w:t>
            </w:r>
            <w:r>
              <w:rPr>
                <w:rFonts w:ascii="宋体" w:hAnsi="宋体" w:cs="Arial"/>
                <w:lang w:eastAsia="zh-CN"/>
              </w:rPr>
              <w:t>:</w:t>
            </w:r>
            <w:r>
              <w:rPr>
                <w:rFonts w:ascii="宋体" w:hAnsi="宋体" w:cs="宋体" w:hint="eastAsia"/>
                <w:szCs w:val="21"/>
                <w:lang w:eastAsia="zh-CN"/>
              </w:rPr>
              <w:t>智能法律合同审查与生成系统</w:t>
            </w:r>
          </w:p>
        </w:tc>
      </w:tr>
      <w:tr w:rsidR="00EF6549" w14:paraId="10C25AAE" w14:textId="77777777">
        <w:tc>
          <w:tcPr>
            <w:tcW w:w="9288" w:type="dxa"/>
          </w:tcPr>
          <w:p w14:paraId="4EC5AE73" w14:textId="77777777" w:rsidR="00EF6549" w:rsidRDefault="00000000">
            <w:pPr>
              <w:ind w:firstLine="420"/>
              <w:rPr>
                <w:rFonts w:ascii="Arial" w:hAnsi="宋体" w:cs="Arial" w:hint="eastAsia"/>
                <w:lang w:eastAsia="zh-CN"/>
              </w:rPr>
            </w:pPr>
            <w:r>
              <w:rPr>
                <w:rFonts w:ascii="Arial" w:hAnsi="宋体" w:cs="Arial" w:hint="eastAsia"/>
                <w:lang w:eastAsia="zh-CN"/>
              </w:rPr>
              <w:t>作者</w:t>
            </w:r>
            <w:r>
              <w:rPr>
                <w:rFonts w:ascii="Arial" w:hAnsi="宋体" w:cs="Arial" w:hint="eastAsia"/>
                <w:lang w:eastAsia="zh-CN"/>
              </w:rPr>
              <w:t xml:space="preserve">:  </w:t>
            </w:r>
            <w:r>
              <w:rPr>
                <w:lang w:eastAsia="zh-CN"/>
              </w:rPr>
              <w:t>陈俊福、郭家亨、查文翔</w:t>
            </w:r>
          </w:p>
        </w:tc>
      </w:tr>
      <w:tr w:rsidR="00EF6549" w14:paraId="0660B5F5" w14:textId="77777777">
        <w:tc>
          <w:tcPr>
            <w:tcW w:w="9288" w:type="dxa"/>
          </w:tcPr>
          <w:p w14:paraId="0B1D8414" w14:textId="77777777" w:rsidR="00EF6549" w:rsidRDefault="00000000">
            <w:pPr>
              <w:ind w:firstLine="420"/>
              <w:rPr>
                <w:rFonts w:ascii="Arial" w:hAnsi="宋体" w:cs="Arial" w:hint="eastAsia"/>
                <w:lang w:eastAsia="zh-CN"/>
              </w:rPr>
            </w:pPr>
            <w:r>
              <w:rPr>
                <w:rFonts w:ascii="Arial" w:hAnsi="宋体" w:cs="Arial" w:hint="eastAsia"/>
                <w:lang w:eastAsia="zh-CN"/>
              </w:rPr>
              <w:t>创建日期</w:t>
            </w:r>
            <w:r>
              <w:rPr>
                <w:rFonts w:ascii="Arial" w:hAnsi="宋体" w:cs="Arial" w:hint="eastAsia"/>
                <w:lang w:eastAsia="zh-CN"/>
              </w:rPr>
              <w:t xml:space="preserve">: </w:t>
            </w:r>
            <w:r>
              <w:rPr>
                <w:rFonts w:ascii="Arial" w:hAnsi="宋体" w:cs="Arial"/>
                <w:lang w:eastAsia="zh-CN"/>
              </w:rPr>
              <w:t>202</w:t>
            </w:r>
            <w:r>
              <w:rPr>
                <w:rFonts w:ascii="Arial" w:hAnsi="宋体" w:cs="Arial" w:hint="eastAsia"/>
                <w:lang w:eastAsia="zh-CN"/>
              </w:rPr>
              <w:t>6</w:t>
            </w:r>
            <w:r>
              <w:rPr>
                <w:rFonts w:ascii="Arial" w:hAnsi="宋体" w:cs="Arial"/>
                <w:lang w:eastAsia="zh-CN"/>
              </w:rPr>
              <w:t>-</w:t>
            </w:r>
            <w:r>
              <w:rPr>
                <w:rFonts w:ascii="Arial" w:hAnsi="宋体" w:cs="Arial" w:hint="eastAsia"/>
                <w:lang w:eastAsia="zh-CN"/>
              </w:rPr>
              <w:t>09</w:t>
            </w:r>
            <w:r>
              <w:rPr>
                <w:rFonts w:ascii="Arial" w:hAnsi="宋体" w:cs="Arial"/>
                <w:lang w:eastAsia="zh-CN"/>
              </w:rPr>
              <w:t>-0</w:t>
            </w:r>
            <w:r>
              <w:rPr>
                <w:rFonts w:ascii="Arial" w:hAnsi="宋体" w:cs="Arial" w:hint="eastAsia"/>
                <w:lang w:eastAsia="zh-CN"/>
              </w:rPr>
              <w:t>7</w:t>
            </w:r>
            <w:r>
              <w:rPr>
                <w:rFonts w:ascii="Arial" w:hAnsi="宋体" w:cs="Arial"/>
                <w:lang w:eastAsia="zh-CN"/>
              </w:rPr>
              <w:t xml:space="preserve"> </w:t>
            </w:r>
          </w:p>
        </w:tc>
      </w:tr>
      <w:tr w:rsidR="00EF6549" w14:paraId="4269B5DC" w14:textId="77777777">
        <w:tc>
          <w:tcPr>
            <w:tcW w:w="9288" w:type="dxa"/>
          </w:tcPr>
          <w:p w14:paraId="47311E71" w14:textId="40F87861" w:rsidR="00EF6549" w:rsidRDefault="00000000">
            <w:pPr>
              <w:ind w:firstLine="420"/>
              <w:rPr>
                <w:rFonts w:ascii="Arial" w:hAnsi="宋体" w:cs="Arial" w:hint="eastAsia"/>
                <w:lang w:eastAsia="zh-CN"/>
              </w:rPr>
            </w:pPr>
            <w:r>
              <w:rPr>
                <w:rFonts w:ascii="Arial" w:hAnsi="宋体" w:cs="Arial" w:hint="eastAsia"/>
                <w:lang w:eastAsia="zh-CN"/>
              </w:rPr>
              <w:t>上次更新日期</w:t>
            </w:r>
            <w:r>
              <w:rPr>
                <w:rFonts w:ascii="Arial" w:hAnsi="宋体" w:cs="Arial" w:hint="eastAsia"/>
                <w:lang w:eastAsia="zh-CN"/>
              </w:rPr>
              <w:t>: 2026-09-</w:t>
            </w:r>
            <w:r w:rsidR="00101C69">
              <w:rPr>
                <w:rFonts w:ascii="Arial" w:hAnsi="宋体" w:cs="Arial" w:hint="eastAsia"/>
                <w:lang w:eastAsia="zh-CN"/>
              </w:rPr>
              <w:t>8</w:t>
            </w:r>
          </w:p>
        </w:tc>
      </w:tr>
      <w:tr w:rsidR="00EF6549" w14:paraId="009DA9BA" w14:textId="77777777">
        <w:trPr>
          <w:trHeight w:val="80"/>
        </w:trPr>
        <w:tc>
          <w:tcPr>
            <w:tcW w:w="9288" w:type="dxa"/>
          </w:tcPr>
          <w:p w14:paraId="6C728678" w14:textId="77777777" w:rsidR="00EF6549" w:rsidRDefault="00000000">
            <w:pPr>
              <w:ind w:firstLine="420"/>
              <w:rPr>
                <w:rFonts w:ascii="Arial" w:hAnsi="宋体" w:cs="Arial" w:hint="eastAsia"/>
                <w:lang w:eastAsia="zh-CN"/>
              </w:rPr>
            </w:pPr>
            <w:r>
              <w:rPr>
                <w:rFonts w:ascii="Arial" w:hAnsi="宋体" w:cs="Arial" w:hint="eastAsia"/>
                <w:lang w:eastAsia="zh-CN"/>
              </w:rPr>
              <w:t>版本</w:t>
            </w:r>
            <w:r>
              <w:rPr>
                <w:rFonts w:ascii="Arial" w:hAnsi="宋体" w:cs="Arial" w:hint="eastAsia"/>
                <w:lang w:eastAsia="zh-CN"/>
              </w:rPr>
              <w:t>: Build2.0</w:t>
            </w:r>
          </w:p>
        </w:tc>
      </w:tr>
      <w:tr w:rsidR="00EF6549" w14:paraId="74EDCFE5" w14:textId="77777777">
        <w:tc>
          <w:tcPr>
            <w:tcW w:w="9288" w:type="dxa"/>
          </w:tcPr>
          <w:p w14:paraId="3B84E910" w14:textId="77777777" w:rsidR="00EF6549" w:rsidRDefault="00000000">
            <w:pPr>
              <w:ind w:firstLine="420"/>
              <w:rPr>
                <w:rFonts w:ascii="宋体" w:hAnsi="宋体" w:cs="Arial" w:hint="eastAsia"/>
                <w:lang w:eastAsia="zh-CN"/>
              </w:rPr>
            </w:pPr>
            <w:r>
              <w:rPr>
                <w:rFonts w:ascii="宋体" w:hAnsi="宋体" w:cs="Arial" w:hint="eastAsia"/>
                <w:lang w:eastAsia="zh-CN"/>
              </w:rPr>
              <w:t>部门名称</w:t>
            </w:r>
            <w:r>
              <w:rPr>
                <w:rFonts w:ascii="宋体" w:hAnsi="宋体" w:cs="Arial"/>
                <w:lang w:eastAsia="zh-CN"/>
              </w:rPr>
              <w:t>:</w:t>
            </w:r>
            <w:r>
              <w:rPr>
                <w:rFonts w:ascii="宋体" w:hAnsi="宋体" w:cs="Arial"/>
                <w:szCs w:val="21"/>
                <w:lang w:eastAsia="zh-CN"/>
              </w:rPr>
              <w:t xml:space="preserve"> </w:t>
            </w:r>
            <w:r>
              <w:rPr>
                <w:rFonts w:hAnsi="宋体" w:cs="Arial" w:hint="eastAsia"/>
                <w:lang w:eastAsia="zh-CN"/>
              </w:rPr>
              <w:t>智能法律合同项目组</w:t>
            </w:r>
          </w:p>
        </w:tc>
      </w:tr>
    </w:tbl>
    <w:p w14:paraId="624D7BA0" w14:textId="77777777" w:rsidR="00EF6549" w:rsidRDefault="00000000">
      <w:pPr>
        <w:pStyle w:val="21"/>
        <w:ind w:firstLine="482"/>
        <w:rPr>
          <w:rFonts w:hint="eastAsia"/>
        </w:rPr>
      </w:pPr>
      <w:bookmarkStart w:id="4" w:name="_Toc239785584"/>
      <w:r>
        <w:t>文档信息与修订记录</w:t>
      </w:r>
      <w:bookmarkEnd w:id="4"/>
    </w:p>
    <w:tbl>
      <w:tblPr>
        <w:tblStyle w:val="af5"/>
        <w:tblW w:w="9298" w:type="dxa"/>
        <w:tblLayout w:type="fixed"/>
        <w:tblLook w:val="04A0" w:firstRow="1" w:lastRow="0" w:firstColumn="1" w:lastColumn="0" w:noHBand="0" w:noVBand="1"/>
      </w:tblPr>
      <w:tblGrid>
        <w:gridCol w:w="2324"/>
        <w:gridCol w:w="1162"/>
        <w:gridCol w:w="5812"/>
      </w:tblGrid>
      <w:tr w:rsidR="00EF6549" w14:paraId="48183A63" w14:textId="77777777">
        <w:tc>
          <w:tcPr>
            <w:tcW w:w="2324" w:type="dxa"/>
          </w:tcPr>
          <w:p w14:paraId="518C97A5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日期</w:t>
            </w:r>
          </w:p>
        </w:tc>
        <w:tc>
          <w:tcPr>
            <w:tcW w:w="1162" w:type="dxa"/>
          </w:tcPr>
          <w:p w14:paraId="19A26BB6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版本</w:t>
            </w:r>
          </w:p>
        </w:tc>
        <w:tc>
          <w:tcPr>
            <w:tcW w:w="5812" w:type="dxa"/>
          </w:tcPr>
          <w:p w14:paraId="070AE5A2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修订说明</w:t>
            </w:r>
          </w:p>
        </w:tc>
      </w:tr>
      <w:tr w:rsidR="00EF6549" w14:paraId="5E479371" w14:textId="77777777">
        <w:tc>
          <w:tcPr>
            <w:tcW w:w="2324" w:type="dxa"/>
          </w:tcPr>
          <w:p w14:paraId="6484CD31" w14:textId="77777777" w:rsidR="00EF6549" w:rsidRDefault="00000000">
            <w:pPr>
              <w:pStyle w:val="TableBody"/>
            </w:pPr>
            <w:r>
              <w:t>2026-09-08</w:t>
            </w:r>
          </w:p>
        </w:tc>
        <w:tc>
          <w:tcPr>
            <w:tcW w:w="1162" w:type="dxa"/>
          </w:tcPr>
          <w:p w14:paraId="55C0B9D9" w14:textId="77777777" w:rsidR="00EF6549" w:rsidRDefault="00000000">
            <w:pPr>
              <w:pStyle w:val="TableBody"/>
            </w:pPr>
            <w:r>
              <w:t>1.0</w:t>
            </w:r>
          </w:p>
        </w:tc>
        <w:tc>
          <w:tcPr>
            <w:tcW w:w="5812" w:type="dxa"/>
          </w:tcPr>
          <w:p w14:paraId="5DA6ACFF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根据三份参考模板和项目说明编制首版；尚未评审。</w:t>
            </w:r>
          </w:p>
        </w:tc>
      </w:tr>
    </w:tbl>
    <w:p w14:paraId="7AF049F6" w14:textId="77777777" w:rsidR="00EF6549" w:rsidRDefault="00EF6549">
      <w:pPr>
        <w:pStyle w:val="21"/>
        <w:ind w:firstLine="482"/>
        <w:rPr>
          <w:rFonts w:hint="eastAsia"/>
          <w:lang w:eastAsia="zh-CN"/>
        </w:rPr>
      </w:pPr>
    </w:p>
    <w:p w14:paraId="6F52627E" w14:textId="77777777" w:rsidR="00EF6549" w:rsidRDefault="00000000">
      <w:pPr>
        <w:pStyle w:val="21"/>
        <w:rPr>
          <w:rFonts w:hint="eastAsia"/>
          <w:lang w:eastAsia="zh-CN"/>
        </w:rPr>
      </w:pPr>
      <w:r>
        <w:rPr>
          <w:rFonts w:hint="eastAsia"/>
          <w:lang w:eastAsia="zh-CN"/>
        </w:rPr>
        <w:br w:type="column"/>
      </w:r>
    </w:p>
    <w:sdt>
      <w:sdtPr>
        <w:rPr>
          <w:rFonts w:ascii="Noto Sans CJK SC" w:hAnsi="Noto Sans CJK SC" w:cstheme="minorBidi"/>
          <w:b w:val="0"/>
          <w:bCs w:val="0"/>
          <w:color w:val="222222"/>
          <w:sz w:val="21"/>
          <w:szCs w:val="22"/>
          <w:lang w:val="zh-CN" w:eastAsia="zh-CN"/>
        </w:rPr>
        <w:id w:val="1529298488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46996CFD" w14:textId="77777777" w:rsidR="00EF6549" w:rsidRDefault="00000000">
          <w:pPr>
            <w:pStyle w:val="21"/>
            <w:rPr>
              <w:rFonts w:hint="eastAsia"/>
              <w:lang w:eastAsia="zh-CN"/>
            </w:rPr>
          </w:pPr>
          <w:r>
            <w:rPr>
              <w:lang w:val="zh-CN" w:eastAsia="zh-CN"/>
            </w:rPr>
            <w:t>目录</w:t>
          </w:r>
        </w:p>
        <w:p w14:paraId="06F71170" w14:textId="77777777" w:rsidR="00EF6549" w:rsidRDefault="00000000">
          <w:pPr>
            <w:pStyle w:val="TOC1"/>
            <w:tabs>
              <w:tab w:val="right" w:leader="dot" w:pos="9288"/>
            </w:tabs>
            <w:rPr>
              <w:rFonts w:eastAsia="宋体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F649BE6" w14:textId="77777777" w:rsidR="00EF6549" w:rsidRDefault="00000000">
          <w:pPr>
            <w:pStyle w:val="TOC1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585" w:history="1">
            <w:r>
              <w:rPr>
                <w:rStyle w:val="aff"/>
              </w:rPr>
              <w:t xml:space="preserve">1 </w:t>
            </w:r>
            <w:r>
              <w:rPr>
                <w:rStyle w:val="aff"/>
              </w:rPr>
              <w:t>引言与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软</w:t>
            </w:r>
            <w:r>
              <w:rPr>
                <w:rStyle w:val="aff"/>
                <w:rFonts w:ascii="MS Mincho" w:eastAsia="MS Mincho" w:hAnsi="MS Mincho" w:cs="MS Mincho" w:hint="eastAsia"/>
              </w:rPr>
              <w:t>件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总</w:t>
            </w:r>
            <w:r>
              <w:rPr>
                <w:rStyle w:val="aff"/>
                <w:rFonts w:ascii="MS Mincho" w:eastAsia="MS Mincho" w:hAnsi="MS Mincho" w:cs="MS Mincho" w:hint="eastAsia"/>
              </w:rPr>
              <w:t>体概述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_Toc239785585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61BDB8D2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586" w:history="1">
            <w:r>
              <w:rPr>
                <w:rStyle w:val="aff"/>
              </w:rPr>
              <w:t xml:space="preserve">1.1 </w:t>
            </w:r>
            <w:r>
              <w:rPr>
                <w:rStyle w:val="aff"/>
              </w:rPr>
              <w:t>目的、范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围</w:t>
            </w:r>
            <w:r>
              <w:rPr>
                <w:rStyle w:val="aff"/>
                <w:rFonts w:ascii="MS Mincho" w:eastAsia="MS Mincho" w:hAnsi="MS Mincho" w:cs="MS Mincho" w:hint="eastAsia"/>
              </w:rPr>
              <w:t>及参考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资</w:t>
            </w:r>
            <w:r>
              <w:rPr>
                <w:rStyle w:val="aff"/>
                <w:rFonts w:ascii="MS Mincho" w:eastAsia="MS Mincho" w:hAnsi="MS Mincho" w:cs="MS Mincho" w:hint="eastAsia"/>
              </w:rPr>
              <w:t>料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_Toc239785586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46682A34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587" w:history="1">
            <w:r>
              <w:rPr>
                <w:rStyle w:val="aff"/>
              </w:rPr>
              <w:t xml:space="preserve">1.2 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软</w:t>
            </w:r>
            <w:r>
              <w:rPr>
                <w:rStyle w:val="aff"/>
                <w:rFonts w:ascii="MS Mincho" w:eastAsia="MS Mincho" w:hAnsi="MS Mincho" w:cs="MS Mincho" w:hint="eastAsia"/>
              </w:rPr>
              <w:t>件描述与技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术约</w:t>
            </w:r>
            <w:r>
              <w:rPr>
                <w:rStyle w:val="aff"/>
                <w:rFonts w:ascii="MS Mincho" w:eastAsia="MS Mincho" w:hAnsi="MS Mincho" w:cs="MS Mincho" w:hint="eastAsia"/>
              </w:rPr>
              <w:t>束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_Toc239785587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2527E588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588" w:history="1">
            <w:r>
              <w:rPr>
                <w:rStyle w:val="aff"/>
              </w:rPr>
              <w:t xml:space="preserve">1.3 </w:t>
            </w:r>
            <w:r>
              <w:rPr>
                <w:rStyle w:val="aff"/>
              </w:rPr>
              <w:t>用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户</w:t>
            </w:r>
            <w:r>
              <w:rPr>
                <w:rStyle w:val="aff"/>
                <w:rFonts w:ascii="MS Mincho" w:eastAsia="MS Mincho" w:hAnsi="MS Mincho" w:cs="MS Mincho" w:hint="eastAsia"/>
              </w:rPr>
              <w:t>特点与版本范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围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_Toc239785588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069D67AE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589" w:history="1">
            <w:r>
              <w:rPr>
                <w:rStyle w:val="aff"/>
              </w:rPr>
              <w:t xml:space="preserve">1.4 </w:t>
            </w:r>
            <w:r>
              <w:rPr>
                <w:rStyle w:val="aff"/>
              </w:rPr>
              <w:t>定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义</w:t>
            </w:r>
            <w:r>
              <w:rPr>
                <w:rStyle w:val="aff"/>
                <w:rFonts w:ascii="MS Mincho" w:eastAsia="MS Mincho" w:hAnsi="MS Mincho" w:cs="MS Mincho" w:hint="eastAsia"/>
              </w:rPr>
              <w:t>及假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_Toc239785589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5F9F2672" w14:textId="77777777" w:rsidR="00EF6549" w:rsidRDefault="00000000">
          <w:pPr>
            <w:pStyle w:val="TOC1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590" w:history="1">
            <w:r>
              <w:rPr>
                <w:rStyle w:val="aff"/>
              </w:rPr>
              <w:t xml:space="preserve">2 </w:t>
            </w:r>
            <w:r>
              <w:rPr>
                <w:rStyle w:val="aff"/>
              </w:rPr>
              <w:t>公共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业务</w:t>
            </w:r>
            <w:r>
              <w:rPr>
                <w:rStyle w:val="aff"/>
                <w:rFonts w:ascii="MS Mincho" w:eastAsia="MS Mincho" w:hAnsi="MS Mincho" w:cs="MS Mincho" w:hint="eastAsia"/>
              </w:rPr>
              <w:t>与用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户</w:t>
            </w:r>
            <w:r>
              <w:rPr>
                <w:rStyle w:val="aff"/>
                <w:rFonts w:ascii="MS Mincho" w:eastAsia="MS Mincho" w:hAnsi="MS Mincho" w:cs="MS Mincho" w:hint="eastAsia"/>
              </w:rPr>
              <w:t>交互需求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_Toc239785590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7792D201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591" w:history="1">
            <w:r>
              <w:rPr>
                <w:rStyle w:val="aff"/>
              </w:rPr>
              <w:t xml:space="preserve">2.1 </w:t>
            </w:r>
            <w:r>
              <w:rPr>
                <w:rStyle w:val="aff"/>
              </w:rPr>
              <w:t>登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录</w:t>
            </w:r>
            <w:r>
              <w:rPr>
                <w:rStyle w:val="aff"/>
                <w:rFonts w:ascii="MS Mincho" w:eastAsia="MS Mincho" w:hAnsi="MS Mincho" w:cs="MS Mincho" w:hint="eastAsia"/>
              </w:rPr>
              <w:t>、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权</w:t>
            </w:r>
            <w:r>
              <w:rPr>
                <w:rStyle w:val="aff"/>
                <w:rFonts w:ascii="MS Mincho" w:eastAsia="MS Mincho" w:hAnsi="MS Mincho" w:cs="MS Mincho" w:hint="eastAsia"/>
              </w:rPr>
              <w:t>限与会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话</w:t>
            </w:r>
            <w:r>
              <w:rPr>
                <w:rStyle w:val="aff"/>
                <w:rFonts w:ascii="MS Mincho" w:eastAsia="MS Mincho" w:hAnsi="MS Mincho" w:cs="MS Mincho" w:hint="eastAsia"/>
              </w:rPr>
              <w:t>（</w:t>
            </w:r>
            <w:r>
              <w:rPr>
                <w:rStyle w:val="aff"/>
              </w:rPr>
              <w:t>FR-01</w:t>
            </w:r>
            <w:r>
              <w:rPr>
                <w:rStyle w:val="aff"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_Toc239785591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568F7476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592" w:history="1">
            <w:r>
              <w:rPr>
                <w:rStyle w:val="aff"/>
              </w:rPr>
              <w:t xml:space="preserve">2.2 </w:t>
            </w:r>
            <w:r>
              <w:rPr>
                <w:rStyle w:val="aff"/>
              </w:rPr>
              <w:t>合同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导</w:t>
            </w:r>
            <w:r>
              <w:rPr>
                <w:rStyle w:val="aff"/>
                <w:rFonts w:ascii="MS Mincho" w:eastAsia="MS Mincho" w:hAnsi="MS Mincho" w:cs="MS Mincho" w:hint="eastAsia"/>
              </w:rPr>
              <w:t>入与解析（</w:t>
            </w:r>
            <w:r>
              <w:rPr>
                <w:rStyle w:val="aff"/>
              </w:rPr>
              <w:t>FR-02</w:t>
            </w:r>
            <w:r>
              <w:rPr>
                <w:rStyle w:val="aff"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_Toc239785592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5873B5B2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593" w:history="1">
            <w:r>
              <w:rPr>
                <w:rStyle w:val="aff"/>
              </w:rPr>
              <w:t xml:space="preserve">2.3 </w:t>
            </w:r>
            <w:r>
              <w:rPr>
                <w:rStyle w:val="aff"/>
              </w:rPr>
              <w:t>任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务</w:t>
            </w:r>
            <w:r>
              <w:rPr>
                <w:rStyle w:val="aff"/>
                <w:rFonts w:ascii="MS Mincho" w:eastAsia="MS Mincho" w:hAnsi="MS Mincho" w:cs="MS Mincho" w:hint="eastAsia"/>
              </w:rPr>
              <w:t>、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历</w:t>
            </w:r>
            <w:r>
              <w:rPr>
                <w:rStyle w:val="aff"/>
                <w:rFonts w:ascii="MS Mincho" w:eastAsia="MS Mincho" w:hAnsi="MS Mincho" w:cs="MS Mincho" w:hint="eastAsia"/>
              </w:rPr>
              <w:t>史、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导</w:t>
            </w:r>
            <w:r>
              <w:rPr>
                <w:rStyle w:val="aff"/>
                <w:rFonts w:ascii="MS Mincho" w:eastAsia="MS Mincho" w:hAnsi="MS Mincho" w:cs="MS Mincho" w:hint="eastAsia"/>
              </w:rPr>
              <w:t>出与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删</w:t>
            </w:r>
            <w:r>
              <w:rPr>
                <w:rStyle w:val="aff"/>
                <w:rFonts w:ascii="MS Mincho" w:eastAsia="MS Mincho" w:hAnsi="MS Mincho" w:cs="MS Mincho" w:hint="eastAsia"/>
              </w:rPr>
              <w:t>除（</w:t>
            </w:r>
            <w:r>
              <w:rPr>
                <w:rStyle w:val="aff"/>
              </w:rPr>
              <w:t>FR-03</w:t>
            </w:r>
            <w:r>
              <w:rPr>
                <w:rStyle w:val="aff"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_Toc239785593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6A0E5DE8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594" w:history="1">
            <w:r>
              <w:rPr>
                <w:rStyle w:val="aff"/>
              </w:rPr>
              <w:t xml:space="preserve">2.4 </w:t>
            </w:r>
            <w:r>
              <w:rPr>
                <w:rStyle w:val="aff"/>
              </w:rPr>
              <w:t>用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户</w:t>
            </w:r>
            <w:r>
              <w:rPr>
                <w:rStyle w:val="aff"/>
                <w:rFonts w:ascii="MS Mincho" w:eastAsia="MS Mincho" w:hAnsi="MS Mincho" w:cs="MS Mincho" w:hint="eastAsia"/>
              </w:rPr>
              <w:t>界面（</w:t>
            </w:r>
            <w:r>
              <w:rPr>
                <w:rStyle w:val="aff"/>
              </w:rPr>
              <w:t>FR-04</w:t>
            </w:r>
            <w:r>
              <w:rPr>
                <w:rStyle w:val="aff"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_Toc239785594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44356ADE" w14:textId="77777777" w:rsidR="00EF6549" w:rsidRDefault="00000000">
          <w:pPr>
            <w:pStyle w:val="TOC1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595" w:history="1">
            <w:r>
              <w:rPr>
                <w:rStyle w:val="aff"/>
              </w:rPr>
              <w:t xml:space="preserve">3 </w:t>
            </w:r>
            <w:r>
              <w:rPr>
                <w:rStyle w:val="aff"/>
              </w:rPr>
              <w:t>合同智能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审查</w:t>
            </w:r>
            <w:r>
              <w:rPr>
                <w:rStyle w:val="aff"/>
                <w:rFonts w:ascii="MS Mincho" w:eastAsia="MS Mincho" w:hAnsi="MS Mincho" w:cs="MS Mincho" w:hint="eastAsia"/>
              </w:rPr>
              <w:t>需求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_Toc239785595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50519B77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596" w:history="1">
            <w:r>
              <w:rPr>
                <w:rStyle w:val="aff"/>
              </w:rPr>
              <w:t xml:space="preserve">3.1 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业务</w:t>
            </w:r>
            <w:r>
              <w:rPr>
                <w:rStyle w:val="aff"/>
                <w:rFonts w:ascii="MS Mincho" w:eastAsia="MS Mincho" w:hAnsi="MS Mincho" w:cs="MS Mincho" w:hint="eastAsia"/>
              </w:rPr>
              <w:t>目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标</w:t>
            </w:r>
            <w:r>
              <w:rPr>
                <w:rStyle w:val="aff"/>
                <w:rFonts w:ascii="MS Mincho" w:eastAsia="MS Mincho" w:hAnsi="MS Mincho" w:cs="MS Mincho" w:hint="eastAsia"/>
              </w:rPr>
              <w:t>与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输</w:t>
            </w:r>
            <w:r>
              <w:rPr>
                <w:rStyle w:val="aff"/>
                <w:rFonts w:ascii="MS Mincho" w:eastAsia="MS Mincho" w:hAnsi="MS Mincho" w:cs="MS Mincho" w:hint="eastAsia"/>
              </w:rPr>
              <w:t>入（</w:t>
            </w:r>
            <w:r>
              <w:rPr>
                <w:rStyle w:val="aff"/>
              </w:rPr>
              <w:t>FR-05</w:t>
            </w:r>
            <w:r>
              <w:rPr>
                <w:rStyle w:val="aff"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_Toc239785596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65C615BF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597" w:history="1">
            <w:r>
              <w:rPr>
                <w:rStyle w:val="aff"/>
              </w:rPr>
              <w:t xml:space="preserve">3.2 </w:t>
            </w:r>
            <w:r>
              <w:rPr>
                <w:rStyle w:val="aff"/>
              </w:rPr>
              <w:t>主流程与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输</w:t>
            </w:r>
            <w:r>
              <w:rPr>
                <w:rStyle w:val="aff"/>
                <w:rFonts w:ascii="MS Mincho" w:eastAsia="MS Mincho" w:hAnsi="MS Mincho" w:cs="MS Mincho" w:hint="eastAsia"/>
              </w:rPr>
              <w:t>出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_Toc239785597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6</w:t>
            </w:r>
            <w:r>
              <w:rPr>
                <w:rFonts w:hint="eastAsia"/>
              </w:rPr>
              <w:fldChar w:fldCharType="end"/>
            </w:r>
          </w:hyperlink>
        </w:p>
        <w:p w14:paraId="7B3D2157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598" w:history="1">
            <w:r>
              <w:rPr>
                <w:rStyle w:val="aff"/>
              </w:rPr>
              <w:t xml:space="preserve">3.3 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证</w:t>
            </w:r>
            <w:r>
              <w:rPr>
                <w:rStyle w:val="aff"/>
                <w:rFonts w:ascii="MS Mincho" w:eastAsia="MS Mincho" w:hAnsi="MS Mincho" w:cs="MS Mincho" w:hint="eastAsia"/>
              </w:rPr>
              <w:t>据与异常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约</w:t>
            </w:r>
            <w:r>
              <w:rPr>
                <w:rStyle w:val="aff"/>
                <w:rFonts w:ascii="MS Mincho" w:eastAsia="MS Mincho" w:hAnsi="MS Mincho" w:cs="MS Mincho" w:hint="eastAsia"/>
              </w:rPr>
              <w:t>束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_Toc239785598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6</w:t>
            </w:r>
            <w:r>
              <w:rPr>
                <w:rFonts w:hint="eastAsia"/>
              </w:rPr>
              <w:fldChar w:fldCharType="end"/>
            </w:r>
          </w:hyperlink>
        </w:p>
        <w:p w14:paraId="73350874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599" w:history="1">
            <w:r>
              <w:rPr>
                <w:rStyle w:val="aff"/>
              </w:rPr>
              <w:t xml:space="preserve">3.4 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结</w:t>
            </w:r>
            <w:r>
              <w:rPr>
                <w:rStyle w:val="aff"/>
                <w:rFonts w:ascii="MS Mincho" w:eastAsia="MS Mincho" w:hAnsi="MS Mincho" w:cs="MS Mincho" w:hint="eastAsia"/>
              </w:rPr>
              <w:t>果复核与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验</w:t>
            </w:r>
            <w:r>
              <w:rPr>
                <w:rStyle w:val="aff"/>
                <w:rFonts w:ascii="MS Mincho" w:eastAsia="MS Mincho" w:hAnsi="MS Mincho" w:cs="MS Mincho" w:hint="eastAsia"/>
              </w:rPr>
              <w:t>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_Toc239785599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6</w:t>
            </w:r>
            <w:r>
              <w:rPr>
                <w:rFonts w:hint="eastAsia"/>
              </w:rPr>
              <w:fldChar w:fldCharType="end"/>
            </w:r>
          </w:hyperlink>
        </w:p>
        <w:p w14:paraId="5492421A" w14:textId="77777777" w:rsidR="00EF6549" w:rsidRDefault="00000000">
          <w:pPr>
            <w:pStyle w:val="TOC1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00" w:history="1">
            <w:r>
              <w:rPr>
                <w:rStyle w:val="aff"/>
              </w:rPr>
              <w:t xml:space="preserve">4 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标</w:t>
            </w:r>
            <w:r>
              <w:rPr>
                <w:rStyle w:val="aff"/>
                <w:rFonts w:ascii="MS Mincho" w:eastAsia="MS Mincho" w:hAnsi="MS Mincho" w:cs="MS Mincho" w:hint="eastAsia"/>
              </w:rPr>
              <w:t>准合同生成需求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_Toc239785600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6</w:t>
            </w:r>
            <w:r>
              <w:rPr>
                <w:rFonts w:hint="eastAsia"/>
              </w:rPr>
              <w:fldChar w:fldCharType="end"/>
            </w:r>
          </w:hyperlink>
        </w:p>
        <w:p w14:paraId="09FEB1F2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01" w:history="1">
            <w:r>
              <w:rPr>
                <w:rStyle w:val="aff"/>
              </w:rPr>
              <w:t xml:space="preserve">4.1 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问</w:t>
            </w:r>
            <w:r>
              <w:rPr>
                <w:rStyle w:val="aff"/>
                <w:rFonts w:ascii="MS Mincho" w:eastAsia="MS Mincho" w:hAnsi="MS Mincho" w:cs="MS Mincho" w:hint="eastAsia"/>
              </w:rPr>
              <w:t>答式要素采集（</w:t>
            </w:r>
            <w:r>
              <w:rPr>
                <w:rStyle w:val="aff"/>
              </w:rPr>
              <w:t>FR-06</w:t>
            </w:r>
            <w:r>
              <w:rPr>
                <w:rStyle w:val="aff"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_Toc239785601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6</w:t>
            </w:r>
            <w:r>
              <w:rPr>
                <w:rFonts w:hint="eastAsia"/>
              </w:rPr>
              <w:fldChar w:fldCharType="end"/>
            </w:r>
          </w:hyperlink>
        </w:p>
        <w:p w14:paraId="0AFD43DE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02" w:history="1">
            <w:r>
              <w:rPr>
                <w:rStyle w:val="aff"/>
              </w:rPr>
              <w:t xml:space="preserve">4.2 </w:t>
            </w:r>
            <w:r>
              <w:rPr>
                <w:rStyle w:val="aff"/>
              </w:rPr>
              <w:t>草稿生成与必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备</w:t>
            </w:r>
            <w:r>
              <w:rPr>
                <w:rStyle w:val="aff"/>
                <w:rFonts w:ascii="MS Mincho" w:eastAsia="MS Mincho" w:hAnsi="MS Mincho" w:cs="MS Mincho" w:hint="eastAsia"/>
              </w:rPr>
              <w:t>条款自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检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_Toc239785602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312162E8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03" w:history="1">
            <w:r>
              <w:rPr>
                <w:rStyle w:val="aff"/>
              </w:rPr>
              <w:t xml:space="preserve">4.3 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编辑</w:t>
            </w:r>
            <w:r>
              <w:rPr>
                <w:rStyle w:val="aff"/>
                <w:rFonts w:ascii="MS Mincho" w:eastAsia="MS Mincho" w:hAnsi="MS Mincho" w:cs="MS Mincho" w:hint="eastAsia"/>
              </w:rPr>
              <w:t>、版本和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导</w:t>
            </w:r>
            <w:r>
              <w:rPr>
                <w:rStyle w:val="aff"/>
                <w:rFonts w:ascii="MS Mincho" w:eastAsia="MS Mincho" w:hAnsi="MS Mincho" w:cs="MS Mincho" w:hint="eastAsia"/>
              </w:rPr>
              <w:t>出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_Toc239785603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68DC2E27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04" w:history="1">
            <w:r>
              <w:rPr>
                <w:rStyle w:val="aff"/>
              </w:rPr>
              <w:t xml:space="preserve">4.4 </w:t>
            </w:r>
            <w:r>
              <w:rPr>
                <w:rStyle w:val="aff"/>
              </w:rPr>
              <w:t>异常与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验</w:t>
            </w:r>
            <w:r>
              <w:rPr>
                <w:rStyle w:val="aff"/>
                <w:rFonts w:ascii="MS Mincho" w:eastAsia="MS Mincho" w:hAnsi="MS Mincho" w:cs="MS Mincho" w:hint="eastAsia"/>
              </w:rPr>
              <w:t>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_Toc239785604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61E38022" w14:textId="77777777" w:rsidR="00EF6549" w:rsidRDefault="00000000">
          <w:pPr>
            <w:pStyle w:val="TOC1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05" w:history="1">
            <w:r>
              <w:rPr>
                <w:rStyle w:val="aff"/>
              </w:rPr>
              <w:t xml:space="preserve">5 </w:t>
            </w:r>
            <w:r>
              <w:rPr>
                <w:rStyle w:val="aff"/>
              </w:rPr>
              <w:t>条款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库</w:t>
            </w:r>
            <w:r>
              <w:rPr>
                <w:rStyle w:val="aff"/>
                <w:rFonts w:ascii="MS Mincho" w:eastAsia="MS Mincho" w:hAnsi="MS Mincho" w:cs="MS Mincho" w:hint="eastAsia"/>
              </w:rPr>
              <w:t>、比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对</w:t>
            </w:r>
            <w:r>
              <w:rPr>
                <w:rStyle w:val="aff"/>
                <w:rFonts w:ascii="MS Mincho" w:eastAsia="MS Mincho" w:hAnsi="MS Mincho" w:cs="MS Mincho" w:hint="eastAsia"/>
              </w:rPr>
              <w:t>与合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规检查</w:t>
            </w:r>
            <w:r>
              <w:rPr>
                <w:rStyle w:val="aff"/>
                <w:rFonts w:ascii="MS Mincho" w:eastAsia="MS Mincho" w:hAnsi="MS Mincho" w:cs="MS Mincho" w:hint="eastAsia"/>
              </w:rPr>
              <w:t>需求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_Toc239785605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6FB77CC1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06" w:history="1">
            <w:r>
              <w:rPr>
                <w:rStyle w:val="aff"/>
              </w:rPr>
              <w:t xml:space="preserve">5.1 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标</w:t>
            </w:r>
            <w:r>
              <w:rPr>
                <w:rStyle w:val="aff"/>
                <w:rFonts w:ascii="MS Mincho" w:eastAsia="MS Mincho" w:hAnsi="MS Mincho" w:cs="MS Mincho" w:hint="eastAsia"/>
              </w:rPr>
              <w:t>准条款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维护</w:t>
            </w:r>
            <w:r>
              <w:rPr>
                <w:rStyle w:val="aff"/>
                <w:rFonts w:ascii="MS Mincho" w:eastAsia="MS Mincho" w:hAnsi="MS Mincho" w:cs="MS Mincho" w:hint="eastAsia"/>
              </w:rPr>
              <w:t>与合同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对</w:t>
            </w:r>
            <w:r>
              <w:rPr>
                <w:rStyle w:val="aff"/>
                <w:rFonts w:ascii="MS Mincho" w:eastAsia="MS Mincho" w:hAnsi="MS Mincho" w:cs="MS Mincho" w:hint="eastAsia"/>
              </w:rPr>
              <w:t>比（</w:t>
            </w:r>
            <w:r>
              <w:rPr>
                <w:rStyle w:val="aff"/>
              </w:rPr>
              <w:t>FR-07</w:t>
            </w:r>
            <w:r>
              <w:rPr>
                <w:rStyle w:val="aff"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_Toc239785606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6D39E13C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07" w:history="1">
            <w:r>
              <w:rPr>
                <w:rStyle w:val="aff"/>
              </w:rPr>
              <w:t xml:space="preserve">5.2 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规则</w:t>
            </w:r>
            <w:r>
              <w:rPr>
                <w:rStyle w:val="aff"/>
                <w:rFonts w:ascii="MS Mincho" w:eastAsia="MS Mincho" w:hAnsi="MS Mincho" w:cs="MS Mincho" w:hint="eastAsia"/>
              </w:rPr>
              <w:t>适用性及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检查</w:t>
            </w:r>
            <w:r>
              <w:rPr>
                <w:rStyle w:val="aff"/>
                <w:rFonts w:ascii="MS Mincho" w:eastAsia="MS Mincho" w:hAnsi="MS Mincho" w:cs="MS Mincho" w:hint="eastAsia"/>
              </w:rPr>
              <w:t>（</w:t>
            </w:r>
            <w:r>
              <w:rPr>
                <w:rStyle w:val="aff"/>
              </w:rPr>
              <w:t>FR-08</w:t>
            </w:r>
            <w:r>
              <w:rPr>
                <w:rStyle w:val="aff"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_Toc239785607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6082B501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08" w:history="1">
            <w:r>
              <w:rPr>
                <w:rStyle w:val="aff"/>
              </w:rPr>
              <w:t xml:space="preserve">5.3 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验</w:t>
            </w:r>
            <w:r>
              <w:rPr>
                <w:rStyle w:val="aff"/>
                <w:rFonts w:ascii="MS Mincho" w:eastAsia="MS Mincho" w:hAnsi="MS Mincho" w:cs="MS Mincho" w:hint="eastAsia"/>
              </w:rPr>
              <w:t>收条件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_Toc239785608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1166CB19" w14:textId="77777777" w:rsidR="00EF6549" w:rsidRDefault="00000000">
          <w:pPr>
            <w:pStyle w:val="TOC1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09" w:history="1">
            <w:r>
              <w:rPr>
                <w:rStyle w:val="aff"/>
              </w:rPr>
              <w:t xml:space="preserve">6 </w:t>
            </w:r>
            <w:r>
              <w:rPr>
                <w:rStyle w:val="aff"/>
              </w:rPr>
              <w:t>智能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问</w:t>
            </w:r>
            <w:r>
              <w:rPr>
                <w:rStyle w:val="aff"/>
                <w:rFonts w:ascii="MS Mincho" w:eastAsia="MS Mincho" w:hAnsi="MS Mincho" w:cs="MS Mincho" w:hint="eastAsia"/>
              </w:rPr>
              <w:t>答与知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识库</w:t>
            </w:r>
            <w:r>
              <w:rPr>
                <w:rStyle w:val="aff"/>
                <w:rFonts w:ascii="MS Mincho" w:eastAsia="MS Mincho" w:hAnsi="MS Mincho" w:cs="MS Mincho" w:hint="eastAsia"/>
              </w:rPr>
              <w:t>后台需求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_Toc239785609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2F8A287E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10" w:history="1">
            <w:r>
              <w:rPr>
                <w:rStyle w:val="aff"/>
              </w:rPr>
              <w:t xml:space="preserve">6.1 </w:t>
            </w:r>
            <w:r>
              <w:rPr>
                <w:rStyle w:val="aff"/>
              </w:rPr>
              <w:t>受控</w:t>
            </w:r>
            <w:r>
              <w:rPr>
                <w:rStyle w:val="aff"/>
              </w:rPr>
              <w:t>Agent</w:t>
            </w:r>
            <w:r>
              <w:rPr>
                <w:rStyle w:val="aff"/>
              </w:rPr>
              <w:t>与</w:t>
            </w:r>
            <w:r>
              <w:rPr>
                <w:rStyle w:val="aff"/>
              </w:rPr>
              <w:t>RAG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问</w:t>
            </w:r>
            <w:r>
              <w:rPr>
                <w:rStyle w:val="aff"/>
                <w:rFonts w:ascii="MS Mincho" w:eastAsia="MS Mincho" w:hAnsi="MS Mincho" w:cs="MS Mincho" w:hint="eastAsia"/>
              </w:rPr>
              <w:t>答（</w:t>
            </w:r>
            <w:r>
              <w:rPr>
                <w:rStyle w:val="aff"/>
              </w:rPr>
              <w:t>FR-09</w:t>
            </w:r>
            <w:r>
              <w:rPr>
                <w:rStyle w:val="aff"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_Toc239785610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62403C45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11" w:history="1">
            <w:r>
              <w:rPr>
                <w:rStyle w:val="aff"/>
              </w:rPr>
              <w:t xml:space="preserve">6.2 </w:t>
            </w:r>
            <w:r>
              <w:rPr>
                <w:rStyle w:val="aff"/>
              </w:rPr>
              <w:t>知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识</w:t>
            </w:r>
            <w:r>
              <w:rPr>
                <w:rStyle w:val="aff"/>
                <w:rFonts w:ascii="MS Mincho" w:eastAsia="MS Mincho" w:hAnsi="MS Mincho" w:cs="MS Mincho" w:hint="eastAsia"/>
              </w:rPr>
              <w:t>条目</w:t>
            </w:r>
            <w:r>
              <w:rPr>
                <w:rStyle w:val="aff"/>
              </w:rPr>
              <w:t>CRUD</w:t>
            </w:r>
            <w:r>
              <w:rPr>
                <w:rStyle w:val="aff"/>
              </w:rPr>
              <w:t>及索引重建（</w:t>
            </w:r>
            <w:r>
              <w:rPr>
                <w:rStyle w:val="aff"/>
              </w:rPr>
              <w:t>FR-10</w:t>
            </w:r>
            <w:r>
              <w:rPr>
                <w:rStyle w:val="aff"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_Toc239785611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5554FC61" w14:textId="77777777" w:rsidR="00EF6549" w:rsidRDefault="00000000">
          <w:pPr>
            <w:pStyle w:val="TOC1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12" w:history="1">
            <w:r>
              <w:rPr>
                <w:rStyle w:val="aff"/>
              </w:rPr>
              <w:t xml:space="preserve">7 </w:t>
            </w:r>
            <w:r>
              <w:rPr>
                <w:rStyle w:val="aff"/>
              </w:rPr>
              <w:t>数据与接口需求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_Toc239785612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9</w:t>
            </w:r>
            <w:r>
              <w:rPr>
                <w:rFonts w:hint="eastAsia"/>
              </w:rPr>
              <w:fldChar w:fldCharType="end"/>
            </w:r>
          </w:hyperlink>
        </w:p>
        <w:p w14:paraId="386302DC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13" w:history="1">
            <w:r>
              <w:rPr>
                <w:rStyle w:val="aff"/>
              </w:rPr>
              <w:t xml:space="preserve">7.1 </w:t>
            </w:r>
            <w:r>
              <w:rPr>
                <w:rStyle w:val="aff"/>
              </w:rPr>
              <w:t>数据字典与一致性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_Toc239785613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9</w:t>
            </w:r>
            <w:r>
              <w:rPr>
                <w:rFonts w:hint="eastAsia"/>
              </w:rPr>
              <w:fldChar w:fldCharType="end"/>
            </w:r>
          </w:hyperlink>
        </w:p>
        <w:p w14:paraId="497181CC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14" w:history="1">
            <w:r>
              <w:rPr>
                <w:rStyle w:val="aff"/>
              </w:rPr>
              <w:t xml:space="preserve">7.2 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软</w:t>
            </w:r>
            <w:r>
              <w:rPr>
                <w:rStyle w:val="aff"/>
                <w:rFonts w:ascii="MS Mincho" w:eastAsia="MS Mincho" w:hAnsi="MS Mincho" w:cs="MS Mincho" w:hint="eastAsia"/>
              </w:rPr>
              <w:t>件与外部接口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_Toc239785614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9</w:t>
            </w:r>
            <w:r>
              <w:rPr>
                <w:rFonts w:hint="eastAsia"/>
              </w:rPr>
              <w:fldChar w:fldCharType="end"/>
            </w:r>
          </w:hyperlink>
        </w:p>
        <w:p w14:paraId="228D3AB7" w14:textId="77777777" w:rsidR="00EF6549" w:rsidRDefault="00000000">
          <w:pPr>
            <w:pStyle w:val="TOC1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15" w:history="1">
            <w:r>
              <w:rPr>
                <w:rStyle w:val="aff"/>
              </w:rPr>
              <w:t xml:space="preserve">8 </w:t>
            </w:r>
            <w:r>
              <w:rPr>
                <w:rStyle w:val="aff"/>
              </w:rPr>
              <w:t>非功能需求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_Toc239785615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1F123C86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16" w:history="1">
            <w:r>
              <w:rPr>
                <w:rStyle w:val="aff"/>
              </w:rPr>
              <w:t xml:space="preserve">8.1 </w:t>
            </w:r>
            <w:r>
              <w:rPr>
                <w:rStyle w:val="aff"/>
              </w:rPr>
              <w:t>运行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环</w:t>
            </w:r>
            <w:r>
              <w:rPr>
                <w:rStyle w:val="aff"/>
                <w:rFonts w:ascii="MS Mincho" w:eastAsia="MS Mincho" w:hAnsi="MS Mincho" w:cs="MS Mincho" w:hint="eastAsia"/>
              </w:rPr>
              <w:t>境与可用性（</w:t>
            </w:r>
            <w:r>
              <w:rPr>
                <w:rStyle w:val="aff"/>
              </w:rPr>
              <w:t>NFR-01</w:t>
            </w:r>
            <w:r>
              <w:rPr>
                <w:rStyle w:val="aff"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_Toc239785616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19A8A372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17" w:history="1">
            <w:r>
              <w:rPr>
                <w:rStyle w:val="aff"/>
              </w:rPr>
              <w:t xml:space="preserve">8.2 </w:t>
            </w:r>
            <w:r>
              <w:rPr>
                <w:rStyle w:val="aff"/>
              </w:rPr>
              <w:t>性能与容量（</w:t>
            </w:r>
            <w:r>
              <w:rPr>
                <w:rStyle w:val="aff"/>
              </w:rPr>
              <w:t>NFR-02</w:t>
            </w:r>
            <w:r>
              <w:rPr>
                <w:rStyle w:val="aff"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_Toc239785617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7592F9D1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18" w:history="1">
            <w:r>
              <w:rPr>
                <w:rStyle w:val="aff"/>
              </w:rPr>
              <w:t>8.3 AI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质</w:t>
            </w:r>
            <w:r>
              <w:rPr>
                <w:rStyle w:val="aff"/>
                <w:rFonts w:ascii="MS Mincho" w:eastAsia="MS Mincho" w:hAnsi="MS Mincho" w:cs="MS Mincho" w:hint="eastAsia"/>
              </w:rPr>
              <w:t>量与可解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释</w:t>
            </w:r>
            <w:r>
              <w:rPr>
                <w:rStyle w:val="aff"/>
                <w:rFonts w:ascii="MS Mincho" w:eastAsia="MS Mincho" w:hAnsi="MS Mincho" w:cs="MS Mincho" w:hint="eastAsia"/>
              </w:rPr>
              <w:t>性（</w:t>
            </w:r>
            <w:r>
              <w:rPr>
                <w:rStyle w:val="aff"/>
              </w:rPr>
              <w:t>NFR-03</w:t>
            </w:r>
            <w:r>
              <w:rPr>
                <w:rStyle w:val="aff"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_Toc239785618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2286C9FA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19" w:history="1">
            <w:r>
              <w:rPr>
                <w:rStyle w:val="aff"/>
              </w:rPr>
              <w:t xml:space="preserve">8.4 </w:t>
            </w:r>
            <w:r>
              <w:rPr>
                <w:rStyle w:val="aff"/>
              </w:rPr>
              <w:t>安全、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隐</w:t>
            </w:r>
            <w:r>
              <w:rPr>
                <w:rStyle w:val="aff"/>
                <w:rFonts w:ascii="MS Mincho" w:eastAsia="MS Mincho" w:hAnsi="MS Mincho" w:cs="MS Mincho" w:hint="eastAsia"/>
              </w:rPr>
              <w:t>私与可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维护</w:t>
            </w:r>
            <w:r>
              <w:rPr>
                <w:rStyle w:val="aff"/>
                <w:rFonts w:ascii="MS Mincho" w:eastAsia="MS Mincho" w:hAnsi="MS Mincho" w:cs="MS Mincho" w:hint="eastAsia"/>
              </w:rPr>
              <w:t>性（</w:t>
            </w:r>
            <w:r>
              <w:rPr>
                <w:rStyle w:val="aff"/>
              </w:rPr>
              <w:t>NFR-04</w:t>
            </w:r>
            <w:r>
              <w:rPr>
                <w:rStyle w:val="aff"/>
              </w:rPr>
              <w:t>～</w:t>
            </w:r>
            <w:r>
              <w:rPr>
                <w:rStyle w:val="aff"/>
              </w:rPr>
              <w:t>06</w:t>
            </w:r>
            <w:r>
              <w:rPr>
                <w:rStyle w:val="aff"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_Toc239785619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27FF49D3" w14:textId="77777777" w:rsidR="00EF6549" w:rsidRDefault="00000000">
          <w:pPr>
            <w:pStyle w:val="TOC1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20" w:history="1">
            <w:r>
              <w:rPr>
                <w:rStyle w:val="aff"/>
              </w:rPr>
              <w:t xml:space="preserve">9 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验</w:t>
            </w:r>
            <w:r>
              <w:rPr>
                <w:rStyle w:val="aff"/>
                <w:rFonts w:ascii="MS Mincho" w:eastAsia="MS Mincho" w:hAnsi="MS Mincho" w:cs="MS Mincho" w:hint="eastAsia"/>
              </w:rPr>
              <w:t>收与需求追踪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_Toc239785620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07BFDA81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21" w:history="1">
            <w:r>
              <w:rPr>
                <w:rStyle w:val="aff"/>
              </w:rPr>
              <w:t xml:space="preserve">9.1 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测试</w:t>
            </w:r>
            <w:r>
              <w:rPr>
                <w:rStyle w:val="aff"/>
                <w:rFonts w:ascii="MS Mincho" w:eastAsia="MS Mincho" w:hAnsi="MS Mincho" w:cs="MS Mincho" w:hint="eastAsia"/>
              </w:rPr>
              <w:t>数据与度量定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_Toc239785621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662E38D7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22" w:history="1">
            <w:r>
              <w:rPr>
                <w:rStyle w:val="aff"/>
              </w:rPr>
              <w:t xml:space="preserve">9.2 </w:t>
            </w:r>
            <w:r>
              <w:rPr>
                <w:rStyle w:val="aff"/>
              </w:rPr>
              <w:t>功能追踪矩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阵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_Toc239785622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16476FDE" w14:textId="77777777" w:rsidR="00EF6549" w:rsidRDefault="00000000">
          <w:pPr>
            <w:pStyle w:val="TOC2"/>
            <w:tabs>
              <w:tab w:val="right" w:leader="dot" w:pos="9288"/>
            </w:tabs>
            <w:rPr>
              <w:rFonts w:cstheme="minorBidi"/>
              <w:kern w:val="2"/>
              <w:szCs w:val="24"/>
              <w14:ligatures w14:val="standardContextual"/>
            </w:rPr>
          </w:pPr>
          <w:hyperlink w:anchor="_Toc239785623" w:history="1">
            <w:r>
              <w:rPr>
                <w:rStyle w:val="aff"/>
              </w:rPr>
              <w:t xml:space="preserve">9.3 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验</w:t>
            </w:r>
            <w:r>
              <w:rPr>
                <w:rStyle w:val="aff"/>
                <w:rFonts w:ascii="MS Mincho" w:eastAsia="MS Mincho" w:hAnsi="MS Mincho" w:cs="MS Mincho" w:hint="eastAsia"/>
              </w:rPr>
              <w:t>收通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过</w:t>
            </w:r>
            <w:r>
              <w:rPr>
                <w:rStyle w:val="aff"/>
                <w:rFonts w:ascii="MS Mincho" w:eastAsia="MS Mincho" w:hAnsi="MS Mincho" w:cs="MS Mincho" w:hint="eastAsia"/>
              </w:rPr>
              <w:t>与缺陷分</w:t>
            </w:r>
            <w:r>
              <w:rPr>
                <w:rStyle w:val="aff"/>
                <w:rFonts w:ascii="微软雅黑" w:eastAsia="微软雅黑" w:hAnsi="微软雅黑" w:cs="微软雅黑" w:hint="eastAsia"/>
              </w:rPr>
              <w:t>级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_Toc239785623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4D9B505E" w14:textId="77777777" w:rsidR="00EF6549" w:rsidRDefault="00000000">
          <w:pPr>
            <w:ind w:firstLine="422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A67133E" w14:textId="77777777" w:rsidR="00EF6549" w:rsidRDefault="00000000">
      <w:pPr>
        <w:pStyle w:val="21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br w:type="column"/>
      </w:r>
    </w:p>
    <w:p w14:paraId="3F5A1D58" w14:textId="77777777" w:rsidR="00EF6549" w:rsidRDefault="00000000">
      <w:pPr>
        <w:pStyle w:val="1"/>
        <w:rPr>
          <w:lang w:eastAsia="zh-CN"/>
        </w:rPr>
      </w:pPr>
      <w:bookmarkStart w:id="5" w:name="_Toc239785585"/>
      <w:r>
        <w:rPr>
          <w:lang w:eastAsia="zh-CN"/>
        </w:rPr>
        <w:t xml:space="preserve">1 </w:t>
      </w:r>
      <w:r>
        <w:rPr>
          <w:lang w:eastAsia="zh-CN"/>
        </w:rPr>
        <w:t>引言与软件总体概述</w:t>
      </w:r>
      <w:bookmarkEnd w:id="5"/>
    </w:p>
    <w:p w14:paraId="7F24A16A" w14:textId="77777777" w:rsidR="00EF6549" w:rsidRDefault="00000000">
      <w:pPr>
        <w:pStyle w:val="21"/>
        <w:rPr>
          <w:rFonts w:hint="eastAsia"/>
          <w:lang w:eastAsia="zh-CN"/>
        </w:rPr>
      </w:pPr>
      <w:bookmarkStart w:id="6" w:name="_Toc239785586"/>
      <w:r>
        <w:rPr>
          <w:lang w:eastAsia="zh-CN"/>
        </w:rPr>
        <w:t>1.1 目的、范围及参考资料</w:t>
      </w:r>
      <w:bookmarkEnd w:id="6"/>
    </w:p>
    <w:p w14:paraId="3B5167A7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本规约明确智能法律合同审查与生成系统的功能、数据、接口、质量约束和验收方法，是需求评审、架构设计、编码、系统测试和交付验收的共同依据。参考用户提供的三份</w:t>
      </w:r>
      <w:r>
        <w:rPr>
          <w:lang w:eastAsia="zh-CN"/>
        </w:rPr>
        <w:t>Word</w:t>
      </w:r>
      <w:r>
        <w:rPr>
          <w:lang w:eastAsia="zh-CN"/>
        </w:rPr>
        <w:t>模板及本次功能、技术栈截图；配套文件为</w:t>
      </w:r>
      <w:r>
        <w:rPr>
          <w:lang w:eastAsia="zh-CN"/>
        </w:rPr>
        <w:t>LCRG-CMP</w:t>
      </w:r>
      <w:r>
        <w:rPr>
          <w:lang w:eastAsia="zh-CN"/>
        </w:rPr>
        <w:t>与</w:t>
      </w:r>
      <w:r>
        <w:rPr>
          <w:lang w:eastAsia="zh-CN"/>
        </w:rPr>
        <w:t>LCRG-PP</w:t>
      </w:r>
      <w:r>
        <w:rPr>
          <w:lang w:eastAsia="zh-CN"/>
        </w:rPr>
        <w:t>。</w:t>
      </w:r>
    </w:p>
    <w:p w14:paraId="3D024D28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软件标识为</w:t>
      </w:r>
      <w:r>
        <w:rPr>
          <w:lang w:eastAsia="zh-CN"/>
        </w:rPr>
        <w:t>LCRG</w:t>
      </w:r>
      <w:r>
        <w:rPr>
          <w:lang w:eastAsia="zh-CN"/>
        </w:rPr>
        <w:t>，目标交付版本为</w:t>
      </w:r>
      <w:r>
        <w:rPr>
          <w:lang w:eastAsia="zh-CN"/>
        </w:rPr>
        <w:t>v1.0</w:t>
      </w:r>
      <w:r>
        <w:rPr>
          <w:lang w:eastAsia="zh-CN"/>
        </w:rPr>
        <w:t>。系统面向需要起草和审阅合同的业务人员、法务辅助人员及知识管理员，提供六大业务模块。</w:t>
      </w:r>
      <w:r>
        <w:rPr>
          <w:lang w:eastAsia="zh-CN"/>
        </w:rPr>
        <w:t>AI</w:t>
      </w:r>
      <w:r>
        <w:rPr>
          <w:lang w:eastAsia="zh-CN"/>
        </w:rPr>
        <w:t>输出属于辅助分析与合同草稿，最终判断及使用由用户结合实际交易事实复核；系统不执行合同签署、诉讼代理或法律效力认证。</w:t>
      </w:r>
    </w:p>
    <w:p w14:paraId="1C56C90E" w14:textId="77777777" w:rsidR="00EF6549" w:rsidRDefault="00000000">
      <w:pPr>
        <w:pStyle w:val="21"/>
        <w:rPr>
          <w:rFonts w:hint="eastAsia"/>
          <w:lang w:eastAsia="zh-CN"/>
        </w:rPr>
      </w:pPr>
      <w:bookmarkStart w:id="7" w:name="_Toc239785587"/>
      <w:r>
        <w:rPr>
          <w:lang w:eastAsia="zh-CN"/>
        </w:rPr>
        <w:t>1.2 软件描述与技术约束</w:t>
      </w:r>
      <w:bookmarkEnd w:id="7"/>
    </w:p>
    <w:p w14:paraId="486BE98A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系统采用浏览器</w:t>
      </w:r>
      <w:r>
        <w:rPr>
          <w:lang w:eastAsia="zh-CN"/>
        </w:rPr>
        <w:t>/</w:t>
      </w:r>
      <w:r>
        <w:rPr>
          <w:lang w:eastAsia="zh-CN"/>
        </w:rPr>
        <w:t>服务端架构。</w:t>
      </w:r>
      <w:r>
        <w:rPr>
          <w:lang w:eastAsia="zh-CN"/>
        </w:rPr>
        <w:t>Vue 3</w:t>
      </w:r>
      <w:r>
        <w:rPr>
          <w:lang w:eastAsia="zh-CN"/>
        </w:rPr>
        <w:t>、</w:t>
      </w:r>
      <w:r>
        <w:rPr>
          <w:lang w:eastAsia="zh-CN"/>
        </w:rPr>
        <w:t>Vite</w:t>
      </w:r>
      <w:r>
        <w:rPr>
          <w:lang w:eastAsia="zh-CN"/>
        </w:rPr>
        <w:t>、</w:t>
      </w:r>
      <w:r>
        <w:rPr>
          <w:lang w:eastAsia="zh-CN"/>
        </w:rPr>
        <w:t>Element Plus</w:t>
      </w:r>
      <w:r>
        <w:rPr>
          <w:lang w:eastAsia="zh-CN"/>
        </w:rPr>
        <w:t>和</w:t>
      </w:r>
      <w:r>
        <w:rPr>
          <w:lang w:eastAsia="zh-CN"/>
        </w:rPr>
        <w:t>Pinia</w:t>
      </w:r>
      <w:r>
        <w:rPr>
          <w:lang w:eastAsia="zh-CN"/>
        </w:rPr>
        <w:t>构成前端；</w:t>
      </w:r>
      <w:r>
        <w:rPr>
          <w:lang w:eastAsia="zh-CN"/>
        </w:rPr>
        <w:t>Python 3.10+</w:t>
      </w:r>
      <w:r>
        <w:rPr>
          <w:lang w:eastAsia="zh-CN"/>
        </w:rPr>
        <w:t>、</w:t>
      </w:r>
      <w:r>
        <w:rPr>
          <w:lang w:eastAsia="zh-CN"/>
        </w:rPr>
        <w:t>FastAPI</w:t>
      </w:r>
      <w:r>
        <w:rPr>
          <w:lang w:eastAsia="zh-CN"/>
        </w:rPr>
        <w:t>、</w:t>
      </w:r>
      <w:r>
        <w:rPr>
          <w:lang w:eastAsia="zh-CN"/>
        </w:rPr>
        <w:t>SQLAlchemy</w:t>
      </w:r>
      <w:r>
        <w:rPr>
          <w:lang w:eastAsia="zh-CN"/>
        </w:rPr>
        <w:t>提供接口与业务编排。开发默认</w:t>
      </w:r>
      <w:r>
        <w:rPr>
          <w:lang w:eastAsia="zh-CN"/>
        </w:rPr>
        <w:t>SQLite</w:t>
      </w:r>
      <w:r>
        <w:rPr>
          <w:lang w:eastAsia="zh-CN"/>
        </w:rPr>
        <w:t>，集成和验收使用</w:t>
      </w:r>
      <w:r>
        <w:rPr>
          <w:lang w:eastAsia="zh-CN"/>
        </w:rPr>
        <w:t>MySQL 8.0</w:t>
      </w:r>
      <w:r>
        <w:rPr>
          <w:lang w:eastAsia="zh-CN"/>
        </w:rPr>
        <w:t>。</w:t>
      </w:r>
      <w:r>
        <w:rPr>
          <w:lang w:eastAsia="zh-CN"/>
        </w:rPr>
        <w:t>LangChain</w:t>
      </w:r>
      <w:r>
        <w:rPr>
          <w:lang w:eastAsia="zh-CN"/>
        </w:rPr>
        <w:t>组织</w:t>
      </w:r>
      <w:r>
        <w:rPr>
          <w:lang w:eastAsia="zh-CN"/>
        </w:rPr>
        <w:t>RAG</w:t>
      </w:r>
      <w:r>
        <w:rPr>
          <w:lang w:eastAsia="zh-CN"/>
        </w:rPr>
        <w:t>检索与</w:t>
      </w:r>
      <w:r>
        <w:rPr>
          <w:lang w:eastAsia="zh-CN"/>
        </w:rPr>
        <w:t>tool-calling Agent</w:t>
      </w:r>
      <w:r>
        <w:rPr>
          <w:lang w:eastAsia="zh-CN"/>
        </w:rPr>
        <w:t>，</w:t>
      </w:r>
      <w:r>
        <w:rPr>
          <w:lang w:eastAsia="zh-CN"/>
        </w:rPr>
        <w:t>DeepSeek</w:t>
      </w:r>
      <w:r>
        <w:rPr>
          <w:lang w:eastAsia="zh-CN"/>
        </w:rPr>
        <w:t>通过</w:t>
      </w:r>
      <w:r>
        <w:rPr>
          <w:lang w:eastAsia="zh-CN"/>
        </w:rPr>
        <w:t>OpenAI</w:t>
      </w:r>
      <w:r>
        <w:rPr>
          <w:lang w:eastAsia="zh-CN"/>
        </w:rPr>
        <w:t>兼容协议调用，具体模型标识与参数在第</w:t>
      </w:r>
      <w:r>
        <w:rPr>
          <w:lang w:eastAsia="zh-CN"/>
        </w:rPr>
        <w:t>2</w:t>
      </w:r>
      <w:r>
        <w:rPr>
          <w:lang w:eastAsia="zh-CN"/>
        </w:rPr>
        <w:t>周锁定。</w:t>
      </w:r>
    </w:p>
    <w:p w14:paraId="6EEB2999" w14:textId="77777777" w:rsidR="00EF6549" w:rsidRDefault="00000000">
      <w:pPr>
        <w:ind w:firstLine="420"/>
        <w:rPr>
          <w:rFonts w:hint="eastAsia"/>
        </w:rPr>
      </w:pPr>
      <w:r>
        <w:rPr>
          <w:lang w:eastAsia="zh-CN"/>
        </w:rPr>
        <w:t>检索采用</w:t>
      </w:r>
      <w:r>
        <w:rPr>
          <w:lang w:eastAsia="zh-CN"/>
        </w:rPr>
        <w:t>jieba</w:t>
      </w:r>
      <w:r>
        <w:rPr>
          <w:lang w:eastAsia="zh-CN"/>
        </w:rPr>
        <w:t>分词的</w:t>
      </w:r>
      <w:r>
        <w:rPr>
          <w:lang w:eastAsia="zh-CN"/>
        </w:rPr>
        <w:t>BM25</w:t>
      </w:r>
      <w:r>
        <w:rPr>
          <w:lang w:eastAsia="zh-CN"/>
        </w:rPr>
        <w:t>、向量召回与</w:t>
      </w:r>
      <w:r>
        <w:rPr>
          <w:lang w:eastAsia="zh-CN"/>
        </w:rPr>
        <w:t>RRF</w:t>
      </w:r>
      <w:r>
        <w:rPr>
          <w:lang w:eastAsia="zh-CN"/>
        </w:rPr>
        <w:t>融合。默认轻量哈希向量用于开发演示，不视为预训练语义模型；</w:t>
      </w:r>
      <w:r>
        <w:rPr>
          <w:lang w:eastAsia="zh-CN"/>
        </w:rPr>
        <w:t>BGE</w:t>
      </w:r>
      <w:r>
        <w:rPr>
          <w:lang w:eastAsia="zh-CN"/>
        </w:rPr>
        <w:t>作为可选语义嵌入。向量引擎优先</w:t>
      </w:r>
      <w:r>
        <w:rPr>
          <w:lang w:eastAsia="zh-CN"/>
        </w:rPr>
        <w:t>FAISS</w:t>
      </w:r>
      <w:r>
        <w:rPr>
          <w:lang w:eastAsia="zh-CN"/>
        </w:rPr>
        <w:t>，不可用时降级</w:t>
      </w:r>
      <w:r>
        <w:rPr>
          <w:lang w:eastAsia="zh-CN"/>
        </w:rPr>
        <w:t>NumPy</w:t>
      </w:r>
      <w:r>
        <w:rPr>
          <w:lang w:eastAsia="zh-CN"/>
        </w:rPr>
        <w:t>并显示实际后端。</w:t>
      </w:r>
      <w:r>
        <w:t>Docker Compose</w:t>
      </w:r>
      <w:r>
        <w:t>编排</w:t>
      </w:r>
      <w:r>
        <w:t>MySQL</w:t>
      </w:r>
      <w:r>
        <w:t>和后端，前端构建产物由后端提供；开发时可使用</w:t>
      </w:r>
      <w:r>
        <w:t>Vite</w:t>
      </w:r>
      <w:r>
        <w:t>独立服务。</w:t>
      </w:r>
    </w:p>
    <w:p w14:paraId="4EA7C3F3" w14:textId="77777777" w:rsidR="00EF6549" w:rsidRDefault="00000000">
      <w:pPr>
        <w:pStyle w:val="21"/>
        <w:rPr>
          <w:rFonts w:hint="eastAsia"/>
        </w:rPr>
      </w:pPr>
      <w:bookmarkStart w:id="8" w:name="_Toc239785588"/>
      <w:r>
        <w:t>1.3 用户特点与版本范围</w:t>
      </w:r>
      <w:bookmarkEnd w:id="8"/>
    </w:p>
    <w:tbl>
      <w:tblPr>
        <w:tblStyle w:val="af5"/>
        <w:tblW w:w="9298" w:type="dxa"/>
        <w:tblLayout w:type="fixed"/>
        <w:tblLook w:val="04A0" w:firstRow="1" w:lastRow="0" w:firstColumn="1" w:lastColumn="0" w:noHBand="0" w:noVBand="1"/>
      </w:tblPr>
      <w:tblGrid>
        <w:gridCol w:w="2324"/>
        <w:gridCol w:w="6974"/>
      </w:tblGrid>
      <w:tr w:rsidR="00EF6549" w14:paraId="050CC346" w14:textId="77777777">
        <w:tc>
          <w:tcPr>
            <w:tcW w:w="2324" w:type="dxa"/>
          </w:tcPr>
          <w:p w14:paraId="15151460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角色</w:t>
            </w:r>
            <w:r>
              <w:rPr>
                <w:b/>
              </w:rPr>
              <w:t>/</w:t>
            </w:r>
            <w:r>
              <w:rPr>
                <w:rFonts w:ascii="宋体" w:eastAsia="宋体" w:hAnsi="宋体" w:cs="宋体" w:hint="eastAsia"/>
                <w:b/>
              </w:rPr>
              <w:t>范围</w:t>
            </w:r>
          </w:p>
        </w:tc>
        <w:tc>
          <w:tcPr>
            <w:tcW w:w="6974" w:type="dxa"/>
          </w:tcPr>
          <w:p w14:paraId="64BB6B35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约定</w:t>
            </w:r>
          </w:p>
        </w:tc>
      </w:tr>
      <w:tr w:rsidR="00EF6549" w14:paraId="7A409232" w14:textId="77777777">
        <w:tc>
          <w:tcPr>
            <w:tcW w:w="2324" w:type="dxa"/>
          </w:tcPr>
          <w:p w14:paraId="55AC00F0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普通用户</w:t>
            </w:r>
          </w:p>
        </w:tc>
        <w:tc>
          <w:tcPr>
            <w:tcW w:w="6974" w:type="dxa"/>
          </w:tcPr>
          <w:p w14:paraId="42ACCCFB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具备浏览器与</w:t>
            </w:r>
            <w:r>
              <w:rPr>
                <w:lang w:eastAsia="zh-CN"/>
              </w:rPr>
              <w:t>Office</w:t>
            </w:r>
            <w:r>
              <w:rPr>
                <w:rFonts w:ascii="宋体" w:eastAsia="宋体" w:hAnsi="宋体" w:cs="宋体" w:hint="eastAsia"/>
                <w:lang w:eastAsia="zh-CN"/>
              </w:rPr>
              <w:t>操作能力；管理自己的合同、草稿、报告和问答记录。</w:t>
            </w:r>
          </w:p>
        </w:tc>
      </w:tr>
      <w:tr w:rsidR="00EF6549" w14:paraId="7DFA385B" w14:textId="77777777">
        <w:tc>
          <w:tcPr>
            <w:tcW w:w="2324" w:type="dxa"/>
          </w:tcPr>
          <w:p w14:paraId="1A358047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知识管理员</w:t>
            </w:r>
          </w:p>
        </w:tc>
        <w:tc>
          <w:tcPr>
            <w:tcW w:w="6974" w:type="dxa"/>
          </w:tcPr>
          <w:p w14:paraId="1186DDDE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维护标准条款、法规来源、规则与索引；不因管理员身份自动获得所有用户合同读取权。</w:t>
            </w:r>
          </w:p>
        </w:tc>
      </w:tr>
      <w:tr w:rsidR="00EF6549" w14:paraId="7A73B95F" w14:textId="77777777">
        <w:tc>
          <w:tcPr>
            <w:tcW w:w="2324" w:type="dxa"/>
          </w:tcPr>
          <w:p w14:paraId="0350E96F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首版覆盖</w:t>
            </w:r>
          </w:p>
        </w:tc>
        <w:tc>
          <w:tcPr>
            <w:tcW w:w="6974" w:type="dxa"/>
          </w:tcPr>
          <w:p w14:paraId="5217E9DE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中文通用服务合同、保密协议两类合同；六大模块均提供可验收闭环。</w:t>
            </w:r>
          </w:p>
        </w:tc>
      </w:tr>
      <w:tr w:rsidR="00EF6549" w14:paraId="286925D8" w14:textId="77777777">
        <w:tc>
          <w:tcPr>
            <w:tcW w:w="2324" w:type="dxa"/>
          </w:tcPr>
          <w:p w14:paraId="449B6C8B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明确不含</w:t>
            </w:r>
          </w:p>
        </w:tc>
        <w:tc>
          <w:tcPr>
            <w:tcW w:w="6974" w:type="dxa"/>
          </w:tcPr>
          <w:p w14:paraId="199FF43A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电子签章、自动签约、司法结论、扫描件</w:t>
            </w:r>
            <w:r>
              <w:rPr>
                <w:lang w:eastAsia="zh-CN"/>
              </w:rPr>
              <w:t>OCR</w:t>
            </w:r>
            <w:r>
              <w:rPr>
                <w:rFonts w:ascii="宋体" w:eastAsia="宋体" w:hAnsi="宋体" w:cs="宋体" w:hint="eastAsia"/>
                <w:lang w:eastAsia="zh-CN"/>
              </w:rPr>
              <w:t>、复杂排版还原、海量法规自动抓取、多租户企业审批流。</w:t>
            </w:r>
          </w:p>
        </w:tc>
      </w:tr>
    </w:tbl>
    <w:p w14:paraId="64DDA1F6" w14:textId="77777777" w:rsidR="00EF6549" w:rsidRDefault="00000000">
      <w:pPr>
        <w:pStyle w:val="21"/>
        <w:rPr>
          <w:rFonts w:hint="eastAsia"/>
          <w:lang w:eastAsia="zh-CN"/>
        </w:rPr>
      </w:pPr>
      <w:bookmarkStart w:id="9" w:name="_Toc239785589"/>
      <w:r>
        <w:rPr>
          <w:lang w:eastAsia="zh-CN"/>
        </w:rPr>
        <w:t>1.4 定义及假设</w:t>
      </w:r>
      <w:bookmarkEnd w:id="9"/>
    </w:p>
    <w:p w14:paraId="259B5A0C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LLM</w:t>
      </w:r>
      <w:r>
        <w:rPr>
          <w:lang w:eastAsia="zh-CN"/>
        </w:rPr>
        <w:t>为大语言模型；</w:t>
      </w:r>
      <w:r>
        <w:rPr>
          <w:lang w:eastAsia="zh-CN"/>
        </w:rPr>
        <w:t>RAG</w:t>
      </w:r>
      <w:r>
        <w:rPr>
          <w:lang w:eastAsia="zh-CN"/>
        </w:rPr>
        <w:t>为检索增强生成；</w:t>
      </w:r>
      <w:r>
        <w:rPr>
          <w:lang w:eastAsia="zh-CN"/>
        </w:rPr>
        <w:t>Agent</w:t>
      </w:r>
      <w:r>
        <w:rPr>
          <w:lang w:eastAsia="zh-CN"/>
        </w:rPr>
        <w:t>为受控工具调用智能体；</w:t>
      </w:r>
      <w:r>
        <w:rPr>
          <w:lang w:eastAsia="zh-CN"/>
        </w:rPr>
        <w:t>BM25</w:t>
      </w:r>
      <w:r>
        <w:rPr>
          <w:lang w:eastAsia="zh-CN"/>
        </w:rPr>
        <w:t>为词项检索方法；</w:t>
      </w:r>
      <w:r>
        <w:rPr>
          <w:lang w:eastAsia="zh-CN"/>
        </w:rPr>
        <w:t>RRF</w:t>
      </w:r>
      <w:r>
        <w:rPr>
          <w:lang w:eastAsia="zh-CN"/>
        </w:rPr>
        <w:t>为排名融合；</w:t>
      </w:r>
      <w:r>
        <w:rPr>
          <w:lang w:eastAsia="zh-CN"/>
        </w:rPr>
        <w:t>CRUD</w:t>
      </w:r>
      <w:r>
        <w:rPr>
          <w:lang w:eastAsia="zh-CN"/>
        </w:rPr>
        <w:t>为增删改查。</w:t>
      </w:r>
      <w:r>
        <w:rPr>
          <w:lang w:eastAsia="zh-CN"/>
        </w:rPr>
        <w:t>FR</w:t>
      </w:r>
      <w:r>
        <w:rPr>
          <w:lang w:eastAsia="zh-CN"/>
        </w:rPr>
        <w:t>表示功能需求，</w:t>
      </w:r>
      <w:r>
        <w:rPr>
          <w:lang w:eastAsia="zh-CN"/>
        </w:rPr>
        <w:t>NFR</w:t>
      </w:r>
      <w:r>
        <w:rPr>
          <w:lang w:eastAsia="zh-CN"/>
        </w:rPr>
        <w:t>表示非功能需求，</w:t>
      </w:r>
      <w:r>
        <w:rPr>
          <w:lang w:eastAsia="zh-CN"/>
        </w:rPr>
        <w:t>TC</w:t>
      </w:r>
      <w:r>
        <w:rPr>
          <w:lang w:eastAsia="zh-CN"/>
        </w:rPr>
        <w:t>表示测试用例组。所有</w:t>
      </w:r>
      <w:r>
        <w:rPr>
          <w:lang w:eastAsia="zh-CN"/>
        </w:rPr>
        <w:t>FR</w:t>
      </w:r>
      <w:r>
        <w:rPr>
          <w:lang w:eastAsia="zh-CN"/>
        </w:rPr>
        <w:t>与</w:t>
      </w:r>
      <w:r>
        <w:rPr>
          <w:lang w:eastAsia="zh-CN"/>
        </w:rPr>
        <w:t>NFR</w:t>
      </w:r>
      <w:r>
        <w:rPr>
          <w:lang w:eastAsia="zh-CN"/>
        </w:rPr>
        <w:t>均纳入首版验收，可选技术路线不改变质量门槛。</w:t>
      </w:r>
    </w:p>
    <w:p w14:paraId="53DA459E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合规检查覆盖截图指定的</w:t>
      </w:r>
      <w:r>
        <w:rPr>
          <w:lang w:eastAsia="zh-CN"/>
        </w:rPr>
        <w:t>GDPR</w:t>
      </w:r>
      <w:r>
        <w:rPr>
          <w:lang w:eastAsia="zh-CN"/>
        </w:rPr>
        <w:t>、《数据安全法》《个人信息保护法》相关检查框架；具体条文、效力状态和适用情景由经核验的知识条目提供。本规约不直接作法律解释，也不假定全部合同都适用全部规则。</w:t>
      </w:r>
    </w:p>
    <w:p w14:paraId="77AD8E45" w14:textId="77777777" w:rsidR="00EF6549" w:rsidRDefault="00000000">
      <w:pPr>
        <w:pStyle w:val="1"/>
        <w:rPr>
          <w:lang w:eastAsia="zh-CN"/>
        </w:rPr>
      </w:pPr>
      <w:bookmarkStart w:id="10" w:name="_Toc239785590"/>
      <w:r>
        <w:rPr>
          <w:lang w:eastAsia="zh-CN"/>
        </w:rPr>
        <w:lastRenderedPageBreak/>
        <w:t xml:space="preserve">2 </w:t>
      </w:r>
      <w:r>
        <w:rPr>
          <w:lang w:eastAsia="zh-CN"/>
        </w:rPr>
        <w:t>公共业务与用户交互需求</w:t>
      </w:r>
      <w:bookmarkEnd w:id="10"/>
    </w:p>
    <w:p w14:paraId="5837DF08" w14:textId="77777777" w:rsidR="00EF6549" w:rsidRDefault="00000000">
      <w:pPr>
        <w:pStyle w:val="21"/>
        <w:rPr>
          <w:rFonts w:hint="eastAsia"/>
          <w:lang w:eastAsia="zh-CN"/>
        </w:rPr>
      </w:pPr>
      <w:bookmarkStart w:id="11" w:name="_Toc239785591"/>
      <w:r>
        <w:rPr>
          <w:lang w:eastAsia="zh-CN"/>
        </w:rPr>
        <w:t>2.1 登录、权限与会话（FR-01）</w:t>
      </w:r>
      <w:bookmarkEnd w:id="11"/>
    </w:p>
    <w:p w14:paraId="72741A62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应支持账号密码登录、退出和会话失效。首版由管理员创建普通用户账号，不提供公开注册。错误凭据返回统一提示；连续失败须限流。普通用户仅可访问本人合同、版本、任务、报告及会话；服务端对每个对象及下载接口校验所有权，不能仅依赖前端隐藏按钮。管理员写操作必须检查角色。</w:t>
      </w:r>
    </w:p>
    <w:p w14:paraId="6B2511B1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验收：用户</w:t>
      </w:r>
      <w:r>
        <w:rPr>
          <w:lang w:eastAsia="zh-CN"/>
        </w:rPr>
        <w:t>A</w:t>
      </w:r>
      <w:r>
        <w:rPr>
          <w:lang w:eastAsia="zh-CN"/>
        </w:rPr>
        <w:t>无法通过修改</w:t>
      </w:r>
      <w:r>
        <w:rPr>
          <w:lang w:eastAsia="zh-CN"/>
        </w:rPr>
        <w:t>URL</w:t>
      </w:r>
      <w:r>
        <w:rPr>
          <w:lang w:eastAsia="zh-CN"/>
        </w:rPr>
        <w:t>、对象</w:t>
      </w:r>
      <w:r>
        <w:rPr>
          <w:lang w:eastAsia="zh-CN"/>
        </w:rPr>
        <w:t>ID</w:t>
      </w:r>
      <w:r>
        <w:rPr>
          <w:lang w:eastAsia="zh-CN"/>
        </w:rPr>
        <w:t>或下载链接读取用户</w:t>
      </w:r>
      <w:r>
        <w:rPr>
          <w:lang w:eastAsia="zh-CN"/>
        </w:rPr>
        <w:t>B</w:t>
      </w:r>
      <w:r>
        <w:rPr>
          <w:lang w:eastAsia="zh-CN"/>
        </w:rPr>
        <w:t>内容；普通用户无法调用知识写入及重建接口；退出或令牌过期后访问受保护资源返回</w:t>
      </w:r>
      <w:r>
        <w:rPr>
          <w:lang w:eastAsia="zh-CN"/>
        </w:rPr>
        <w:t>401</w:t>
      </w:r>
      <w:r>
        <w:rPr>
          <w:lang w:eastAsia="zh-CN"/>
        </w:rPr>
        <w:t>。越权按策略返回</w:t>
      </w:r>
      <w:r>
        <w:rPr>
          <w:lang w:eastAsia="zh-CN"/>
        </w:rPr>
        <w:t>403</w:t>
      </w:r>
      <w:r>
        <w:rPr>
          <w:lang w:eastAsia="zh-CN"/>
        </w:rPr>
        <w:t>或</w:t>
      </w:r>
      <w:r>
        <w:rPr>
          <w:lang w:eastAsia="zh-CN"/>
        </w:rPr>
        <w:t>404</w:t>
      </w:r>
      <w:r>
        <w:rPr>
          <w:lang w:eastAsia="zh-CN"/>
        </w:rPr>
        <w:t>且不泄露对象正文。</w:t>
      </w:r>
    </w:p>
    <w:p w14:paraId="0824A951" w14:textId="77777777" w:rsidR="00EF6549" w:rsidRDefault="00000000">
      <w:pPr>
        <w:pStyle w:val="21"/>
        <w:rPr>
          <w:rFonts w:hint="eastAsia"/>
          <w:lang w:eastAsia="zh-CN"/>
        </w:rPr>
      </w:pPr>
      <w:bookmarkStart w:id="12" w:name="_Toc239785592"/>
      <w:r>
        <w:rPr>
          <w:lang w:eastAsia="zh-CN"/>
        </w:rPr>
        <w:t>2.2 合同导入与解析（FR-02）</w:t>
      </w:r>
      <w:bookmarkEnd w:id="12"/>
    </w:p>
    <w:p w14:paraId="01803F34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系统应接收</w:t>
      </w:r>
      <w:r>
        <w:rPr>
          <w:lang w:eastAsia="zh-CN"/>
        </w:rPr>
        <w:t>DOCX</w:t>
      </w:r>
      <w:r>
        <w:rPr>
          <w:lang w:eastAsia="zh-CN"/>
        </w:rPr>
        <w:t>、含文本层的</w:t>
      </w:r>
      <w:r>
        <w:rPr>
          <w:lang w:eastAsia="zh-CN"/>
        </w:rPr>
        <w:t>PDF</w:t>
      </w:r>
      <w:r>
        <w:rPr>
          <w:lang w:eastAsia="zh-CN"/>
        </w:rPr>
        <w:t>及</w:t>
      </w:r>
      <w:r>
        <w:rPr>
          <w:lang w:eastAsia="zh-CN"/>
        </w:rPr>
        <w:t>TXT</w:t>
      </w:r>
      <w:r>
        <w:rPr>
          <w:lang w:eastAsia="zh-CN"/>
        </w:rPr>
        <w:t>，单文件上限</w:t>
      </w:r>
      <w:r>
        <w:rPr>
          <w:lang w:eastAsia="zh-CN"/>
        </w:rPr>
        <w:t>10MB</w:t>
      </w:r>
      <w:r>
        <w:rPr>
          <w:lang w:eastAsia="zh-CN"/>
        </w:rPr>
        <w:t>，</w:t>
      </w:r>
      <w:r>
        <w:rPr>
          <w:lang w:eastAsia="zh-CN"/>
        </w:rPr>
        <w:t>PDF</w:t>
      </w:r>
      <w:r>
        <w:rPr>
          <w:lang w:eastAsia="zh-CN"/>
        </w:rPr>
        <w:t>最多</w:t>
      </w:r>
      <w:r>
        <w:rPr>
          <w:lang w:eastAsia="zh-CN"/>
        </w:rPr>
        <w:t>50</w:t>
      </w:r>
      <w:r>
        <w:rPr>
          <w:lang w:eastAsia="zh-CN"/>
        </w:rPr>
        <w:t>页，抽取后正文最多</w:t>
      </w:r>
      <w:r>
        <w:rPr>
          <w:lang w:eastAsia="zh-CN"/>
        </w:rPr>
        <w:t>3</w:t>
      </w:r>
      <w:r>
        <w:rPr>
          <w:lang w:eastAsia="zh-CN"/>
        </w:rPr>
        <w:t>万中文字符。扩展名、文件类型及大小须校验；加密文件、损坏文件和不支持的类型应拒绝并说明原因。扫描件或有效文本不足时提示转为可检索文本，不生成空白审查结果。</w:t>
      </w:r>
    </w:p>
    <w:p w14:paraId="300558E7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解析应保留文档名、文件哈希、段落或条款序号及原文位置；</w:t>
      </w:r>
      <w:r>
        <w:rPr>
          <w:lang w:eastAsia="zh-CN"/>
        </w:rPr>
        <w:t>PDF</w:t>
      </w:r>
      <w:r>
        <w:rPr>
          <w:lang w:eastAsia="zh-CN"/>
        </w:rPr>
        <w:t>记录页码，</w:t>
      </w:r>
      <w:r>
        <w:rPr>
          <w:lang w:eastAsia="zh-CN"/>
        </w:rPr>
        <w:t>DOCX</w:t>
      </w:r>
      <w:r>
        <w:rPr>
          <w:lang w:eastAsia="zh-CN"/>
        </w:rPr>
        <w:t>以段落</w:t>
      </w:r>
      <w:r>
        <w:rPr>
          <w:lang w:eastAsia="zh-CN"/>
        </w:rPr>
        <w:t>/</w:t>
      </w:r>
      <w:r>
        <w:rPr>
          <w:lang w:eastAsia="zh-CN"/>
        </w:rPr>
        <w:t>条款锚点定位，不虚构固定页码。表格文本须按行列顺序提取并标明来源。用户可预览抽取结果，修正文本后生成新合同版本，历史版本不得被静默覆盖。</w:t>
      </w:r>
    </w:p>
    <w:p w14:paraId="5830536F" w14:textId="77777777" w:rsidR="00EF6549" w:rsidRDefault="00000000">
      <w:pPr>
        <w:pStyle w:val="21"/>
        <w:rPr>
          <w:rFonts w:hint="eastAsia"/>
          <w:lang w:eastAsia="zh-CN"/>
        </w:rPr>
      </w:pPr>
      <w:bookmarkStart w:id="13" w:name="_Toc239785593"/>
      <w:r>
        <w:rPr>
          <w:lang w:eastAsia="zh-CN"/>
        </w:rPr>
        <w:t>2.3 任务、历史、导出与删除（FR-03）</w:t>
      </w:r>
      <w:bookmarkEnd w:id="13"/>
    </w:p>
    <w:p w14:paraId="50FDB389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审查、生成、合规分析及索引重建等耗时操作应返回任务</w:t>
      </w:r>
      <w:r>
        <w:rPr>
          <w:lang w:eastAsia="zh-CN"/>
        </w:rPr>
        <w:t>ID</w:t>
      </w:r>
      <w:r>
        <w:rPr>
          <w:lang w:eastAsia="zh-CN"/>
        </w:rPr>
        <w:t>，界面显示排队、执行中、成功、失败或取消状态。刷新页面可恢复状态；重复请求携带幂等键时不得重复创建同一任务。单任务超时上限</w:t>
      </w:r>
      <w:r>
        <w:rPr>
          <w:lang w:eastAsia="zh-CN"/>
        </w:rPr>
        <w:t>180</w:t>
      </w:r>
      <w:r>
        <w:rPr>
          <w:lang w:eastAsia="zh-CN"/>
        </w:rPr>
        <w:t>秒，失败后提供原因和手动重试入口，不自动重复扣费调用。</w:t>
      </w:r>
    </w:p>
    <w:p w14:paraId="2FDD67A3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用户可按名称、合同类型和时间查询历史版本与报告；可预览并导出合同草稿及审查报告为</w:t>
      </w:r>
      <w:r>
        <w:rPr>
          <w:lang w:eastAsia="zh-CN"/>
        </w:rPr>
        <w:t>DOCX</w:t>
      </w:r>
      <w:r>
        <w:rPr>
          <w:lang w:eastAsia="zh-CN"/>
        </w:rPr>
        <w:t>，报告包含版本、风险、依据和生成时间。删除时二次确认，立即停止其被业务查询或检索，并在</w:t>
      </w:r>
      <w:r>
        <w:rPr>
          <w:lang w:eastAsia="zh-CN"/>
        </w:rPr>
        <w:t>24</w:t>
      </w:r>
      <w:r>
        <w:rPr>
          <w:lang w:eastAsia="zh-CN"/>
        </w:rPr>
        <w:t>小时内清除在线正文、附件和派生索引；保留不含正文的必要操作记录。</w:t>
      </w:r>
    </w:p>
    <w:p w14:paraId="5BDD9C06" w14:textId="77777777" w:rsidR="00EF6549" w:rsidRDefault="00000000">
      <w:pPr>
        <w:spacing w:before="120" w:after="60" w:line="240" w:lineRule="auto"/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3A034009" wp14:editId="29BC622D">
            <wp:extent cx="5486400" cy="3039110"/>
            <wp:effectExtent l="0" t="0" r="0" b="8890"/>
            <wp:docPr id="407762582" name="Picture 407762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62582" name="Picture 40776258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7AC7" w14:textId="77777777" w:rsidR="00EF6549" w:rsidRDefault="00000000">
      <w:pPr>
        <w:spacing w:before="40" w:after="160" w:line="240" w:lineRule="auto"/>
        <w:ind w:firstLineChars="0" w:firstLine="0"/>
        <w:jc w:val="center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图</w:t>
      </w:r>
      <w:r>
        <w:rPr>
          <w:rFonts w:ascii="Times New Roman" w:hAnsi="Times New Roman"/>
          <w:sz w:val="18"/>
          <w:lang w:eastAsia="zh-CN"/>
        </w:rPr>
        <w:t xml:space="preserve">2-1 </w:t>
      </w:r>
      <w:r>
        <w:rPr>
          <w:rFonts w:ascii="Times New Roman" w:hAnsi="Times New Roman"/>
          <w:sz w:val="18"/>
          <w:lang w:eastAsia="zh-CN"/>
        </w:rPr>
        <w:t>个人中心（我的合同与审查）</w:t>
      </w:r>
    </w:p>
    <w:p w14:paraId="1CEE1403" w14:textId="77777777" w:rsidR="00EF6549" w:rsidRDefault="00000000">
      <w:pPr>
        <w:pStyle w:val="21"/>
        <w:rPr>
          <w:rFonts w:hint="eastAsia"/>
          <w:lang w:eastAsia="zh-CN"/>
        </w:rPr>
      </w:pPr>
      <w:bookmarkStart w:id="14" w:name="_Toc239785594"/>
      <w:r>
        <w:rPr>
          <w:lang w:eastAsia="zh-CN"/>
        </w:rPr>
        <w:lastRenderedPageBreak/>
        <w:t>2.4 用户界面（FR-04）</w:t>
      </w:r>
      <w:bookmarkEnd w:id="14"/>
    </w:p>
    <w:p w14:paraId="74828A42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界面提供合同审查工作台、合同生成工作台、条款与比对页面、合规检查页、自然语言问答框及知识库管理页。审查支持原文与问题联动定位，比对支持版本左右对照。表单明确必填项；加载、无结果、失败及降级状态均有文字反馈，关键操作可通过键盘完成。</w:t>
      </w:r>
    </w:p>
    <w:p w14:paraId="4EFEF7A4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验收用例：</w:t>
      </w:r>
      <w:r>
        <w:rPr>
          <w:lang w:eastAsia="zh-CN"/>
        </w:rPr>
        <w:t>TC-01</w:t>
      </w:r>
      <w:r>
        <w:rPr>
          <w:lang w:eastAsia="zh-CN"/>
        </w:rPr>
        <w:t>覆盖认证与横向</w:t>
      </w:r>
      <w:r>
        <w:rPr>
          <w:lang w:eastAsia="zh-CN"/>
        </w:rPr>
        <w:t>/</w:t>
      </w:r>
      <w:r>
        <w:rPr>
          <w:lang w:eastAsia="zh-CN"/>
        </w:rPr>
        <w:t>纵向越权，</w:t>
      </w:r>
      <w:r>
        <w:rPr>
          <w:lang w:eastAsia="zh-CN"/>
        </w:rPr>
        <w:t>TC-02</w:t>
      </w:r>
      <w:r>
        <w:rPr>
          <w:lang w:eastAsia="zh-CN"/>
        </w:rPr>
        <w:t>覆盖合法文件及至少五类异常文件，</w:t>
      </w:r>
      <w:r>
        <w:rPr>
          <w:lang w:eastAsia="zh-CN"/>
        </w:rPr>
        <w:t>TC-03</w:t>
      </w:r>
      <w:r>
        <w:rPr>
          <w:lang w:eastAsia="zh-CN"/>
        </w:rPr>
        <w:t>覆盖任务刷新、幂等、导出与删除，</w:t>
      </w:r>
      <w:r>
        <w:rPr>
          <w:lang w:eastAsia="zh-CN"/>
        </w:rPr>
        <w:t>TC-04</w:t>
      </w:r>
      <w:r>
        <w:rPr>
          <w:lang w:eastAsia="zh-CN"/>
        </w:rPr>
        <w:t>覆盖六个页面主流程、空态和错误恢复。</w:t>
      </w:r>
    </w:p>
    <w:p w14:paraId="266F3D8C" w14:textId="77777777" w:rsidR="00EF6549" w:rsidRDefault="00000000">
      <w:pPr>
        <w:pStyle w:val="1"/>
        <w:rPr>
          <w:lang w:eastAsia="zh-CN"/>
        </w:rPr>
      </w:pPr>
      <w:bookmarkStart w:id="15" w:name="_Toc239785595"/>
      <w:r>
        <w:rPr>
          <w:lang w:eastAsia="zh-CN"/>
        </w:rPr>
        <w:t xml:space="preserve">3 </w:t>
      </w:r>
      <w:r>
        <w:rPr>
          <w:lang w:eastAsia="zh-CN"/>
        </w:rPr>
        <w:t>合同智能审查需求</w:t>
      </w:r>
      <w:bookmarkEnd w:id="15"/>
    </w:p>
    <w:p w14:paraId="1498FE13" w14:textId="77777777" w:rsidR="00EF6549" w:rsidRDefault="00000000">
      <w:pPr>
        <w:pStyle w:val="21"/>
        <w:rPr>
          <w:rFonts w:hint="eastAsia"/>
          <w:lang w:eastAsia="zh-CN"/>
        </w:rPr>
      </w:pPr>
      <w:bookmarkStart w:id="16" w:name="_Toc239785596"/>
      <w:r>
        <w:rPr>
          <w:lang w:eastAsia="zh-CN"/>
        </w:rPr>
        <w:t>3.1 业务目标与输入（FR-05）</w:t>
      </w:r>
      <w:bookmarkEnd w:id="16"/>
    </w:p>
    <w:p w14:paraId="4C57ED0D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用户选择已解析合同版本、合同类型、审查立场（甲方、乙方或中立）和适用地域</w:t>
      </w:r>
      <w:r>
        <w:rPr>
          <w:lang w:eastAsia="zh-CN"/>
        </w:rPr>
        <w:t>/</w:t>
      </w:r>
      <w:r>
        <w:rPr>
          <w:lang w:eastAsia="zh-CN"/>
        </w:rPr>
        <w:t>规则集后发起审查。系统应检查条款缺失、表述歧义、金额或日期不一致、履行责任不清、单方免责、责任失衡及争议解决信息缺失等风险。检查范围由已启用规则与知识库决定，不保证穷尽全部法律风险。</w:t>
      </w:r>
    </w:p>
    <w:p w14:paraId="642DF6DE" w14:textId="77777777" w:rsidR="00EF6549" w:rsidRDefault="00000000">
      <w:pPr>
        <w:pStyle w:val="21"/>
        <w:rPr>
          <w:rFonts w:hint="eastAsia"/>
          <w:lang w:eastAsia="zh-CN"/>
        </w:rPr>
      </w:pPr>
      <w:bookmarkStart w:id="17" w:name="_Toc239785597"/>
      <w:r>
        <w:rPr>
          <w:lang w:eastAsia="zh-CN"/>
        </w:rPr>
        <w:t>3.2 主流程与输出</w:t>
      </w:r>
      <w:bookmarkEnd w:id="17"/>
    </w:p>
    <w:p w14:paraId="5264991C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冻结本次输入版本，将正文拆分为带稳定锚点的条款，执行确定性规则检查，检索标准条款与适用法规证据，再调用模型产生结构化分析。相同条款的重复问题应合并；存在相互矛盾的规则或证据时提示需人工确认。</w:t>
      </w:r>
    </w:p>
    <w:p w14:paraId="7852A7AD" w14:textId="77777777" w:rsidR="00EF6549" w:rsidRDefault="00000000">
      <w:pPr>
        <w:spacing w:before="120" w:after="60" w:line="240" w:lineRule="auto"/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3B0F2812" wp14:editId="4F811E91">
            <wp:extent cx="5486400" cy="2961640"/>
            <wp:effectExtent l="0" t="0" r="0" b="10160"/>
            <wp:docPr id="407762577" name="Picture 407762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62577" name="Picture 40776257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9641" w14:textId="77777777" w:rsidR="00EF6549" w:rsidRDefault="00000000">
      <w:pPr>
        <w:spacing w:before="40" w:after="160" w:line="240" w:lineRule="auto"/>
        <w:ind w:firstLineChars="0" w:firstLine="0"/>
        <w:jc w:val="center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图</w:t>
      </w:r>
      <w:r>
        <w:rPr>
          <w:rFonts w:ascii="Times New Roman" w:hAnsi="Times New Roman"/>
          <w:sz w:val="18"/>
          <w:lang w:eastAsia="zh-CN"/>
        </w:rPr>
        <w:t xml:space="preserve">3-1 </w:t>
      </w:r>
      <w:r>
        <w:rPr>
          <w:rFonts w:ascii="Times New Roman" w:hAnsi="Times New Roman"/>
          <w:sz w:val="18"/>
          <w:lang w:eastAsia="zh-CN"/>
        </w:rPr>
        <w:t>合同智能审查报告（风险表格）</w:t>
      </w:r>
    </w:p>
    <w:tbl>
      <w:tblPr>
        <w:tblStyle w:val="af5"/>
        <w:tblW w:w="9298" w:type="dxa"/>
        <w:tblLayout w:type="fixed"/>
        <w:tblLook w:val="04A0" w:firstRow="1" w:lastRow="0" w:firstColumn="1" w:lastColumn="0" w:noHBand="0" w:noVBand="1"/>
      </w:tblPr>
      <w:tblGrid>
        <w:gridCol w:w="2324"/>
        <w:gridCol w:w="6974"/>
      </w:tblGrid>
      <w:tr w:rsidR="00EF6549" w14:paraId="40A340E1" w14:textId="77777777">
        <w:tc>
          <w:tcPr>
            <w:tcW w:w="2324" w:type="dxa"/>
          </w:tcPr>
          <w:p w14:paraId="564BFF92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输出字段</w:t>
            </w:r>
          </w:p>
        </w:tc>
        <w:tc>
          <w:tcPr>
            <w:tcW w:w="6974" w:type="dxa"/>
          </w:tcPr>
          <w:p w14:paraId="3C987A93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要求</w:t>
            </w:r>
          </w:p>
        </w:tc>
      </w:tr>
      <w:tr w:rsidR="00EF6549" w14:paraId="15C0B0B8" w14:textId="77777777">
        <w:tc>
          <w:tcPr>
            <w:tcW w:w="2324" w:type="dxa"/>
          </w:tcPr>
          <w:p w14:paraId="51FCCBA8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定位</w:t>
            </w:r>
          </w:p>
        </w:tc>
        <w:tc>
          <w:tcPr>
            <w:tcW w:w="6974" w:type="dxa"/>
          </w:tcPr>
          <w:p w14:paraId="6A1DD6A7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合同</w:t>
            </w:r>
            <w:r>
              <w:rPr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lang w:eastAsia="zh-CN"/>
              </w:rPr>
              <w:t>、版本</w:t>
            </w:r>
            <w:r>
              <w:rPr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lang w:eastAsia="zh-CN"/>
              </w:rPr>
              <w:t>、条款</w:t>
            </w:r>
            <w:r>
              <w:rPr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lang w:eastAsia="zh-CN"/>
              </w:rPr>
              <w:t>、原文摘录和可跳转锚点。</w:t>
            </w:r>
          </w:p>
        </w:tc>
      </w:tr>
      <w:tr w:rsidR="00EF6549" w14:paraId="1D5C056A" w14:textId="77777777">
        <w:tc>
          <w:tcPr>
            <w:tcW w:w="2324" w:type="dxa"/>
          </w:tcPr>
          <w:p w14:paraId="1C48337A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风险</w:t>
            </w:r>
          </w:p>
        </w:tc>
        <w:tc>
          <w:tcPr>
            <w:tcW w:w="6974" w:type="dxa"/>
          </w:tcPr>
          <w:p w14:paraId="18EB7E61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问题类别、风险等级（高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中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低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提示）及触发事实。</w:t>
            </w:r>
          </w:p>
        </w:tc>
      </w:tr>
      <w:tr w:rsidR="00EF6549" w14:paraId="12A8888D" w14:textId="77777777">
        <w:tc>
          <w:tcPr>
            <w:tcW w:w="2324" w:type="dxa"/>
          </w:tcPr>
          <w:p w14:paraId="6E48737E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分析与建议</w:t>
            </w:r>
          </w:p>
        </w:tc>
        <w:tc>
          <w:tcPr>
            <w:tcW w:w="6974" w:type="dxa"/>
          </w:tcPr>
          <w:p w14:paraId="6C83AD9E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风险原因、修改方向及可选替换条款；区分规则命中与</w:t>
            </w:r>
            <w:r>
              <w:rPr>
                <w:lang w:eastAsia="zh-CN"/>
              </w:rPr>
              <w:t>AI</w:t>
            </w:r>
            <w:r>
              <w:rPr>
                <w:rFonts w:ascii="宋体" w:eastAsia="宋体" w:hAnsi="宋体" w:cs="宋体" w:hint="eastAsia"/>
                <w:lang w:eastAsia="zh-CN"/>
              </w:rPr>
              <w:t>建议。</w:t>
            </w:r>
          </w:p>
        </w:tc>
      </w:tr>
      <w:tr w:rsidR="00EF6549" w14:paraId="4994BBC5" w14:textId="77777777">
        <w:tc>
          <w:tcPr>
            <w:tcW w:w="2324" w:type="dxa"/>
          </w:tcPr>
          <w:p w14:paraId="668B5054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依据</w:t>
            </w:r>
          </w:p>
        </w:tc>
        <w:tc>
          <w:tcPr>
            <w:tcW w:w="6974" w:type="dxa"/>
          </w:tcPr>
          <w:p w14:paraId="09958ED2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来源条目</w:t>
            </w:r>
            <w:r>
              <w:rPr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lang w:eastAsia="zh-CN"/>
              </w:rPr>
              <w:t>、标题、条号或条款编号、版本、相关原文及来源链接（有则展示）。</w:t>
            </w:r>
          </w:p>
        </w:tc>
      </w:tr>
      <w:tr w:rsidR="00EF6549" w14:paraId="5A291435" w14:textId="77777777">
        <w:tc>
          <w:tcPr>
            <w:tcW w:w="2324" w:type="dxa"/>
          </w:tcPr>
          <w:p w14:paraId="69F45838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追踪</w:t>
            </w:r>
          </w:p>
        </w:tc>
        <w:tc>
          <w:tcPr>
            <w:tcW w:w="6974" w:type="dxa"/>
          </w:tcPr>
          <w:p w14:paraId="5DE94C83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任务</w:t>
            </w:r>
            <w:r>
              <w:rPr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lang w:eastAsia="zh-CN"/>
              </w:rPr>
              <w:t>、模型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提示词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知识库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规则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索引版本及时间。</w:t>
            </w:r>
          </w:p>
        </w:tc>
      </w:tr>
    </w:tbl>
    <w:p w14:paraId="74F90E31" w14:textId="77777777" w:rsidR="00EF6549" w:rsidRDefault="00000000">
      <w:pPr>
        <w:pStyle w:val="21"/>
        <w:rPr>
          <w:rFonts w:hint="eastAsia"/>
          <w:lang w:eastAsia="zh-CN"/>
        </w:rPr>
      </w:pPr>
      <w:bookmarkStart w:id="18" w:name="_Toc239785598"/>
      <w:r>
        <w:rPr>
          <w:lang w:eastAsia="zh-CN"/>
        </w:rPr>
        <w:lastRenderedPageBreak/>
        <w:t>3.3 证据与异常约束</w:t>
      </w:r>
      <w:bookmarkEnd w:id="18"/>
    </w:p>
    <w:p w14:paraId="11A25EF2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不能检索到支撑材料时应标明</w:t>
      </w:r>
      <w:r>
        <w:rPr>
          <w:lang w:eastAsia="zh-CN"/>
        </w:rPr>
        <w:t>“</w:t>
      </w:r>
      <w:r>
        <w:rPr>
          <w:lang w:eastAsia="zh-CN"/>
        </w:rPr>
        <w:t>未找到可核验依据</w:t>
      </w:r>
      <w:r>
        <w:rPr>
          <w:lang w:eastAsia="zh-CN"/>
        </w:rPr>
        <w:t>”</w:t>
      </w:r>
      <w:r>
        <w:rPr>
          <w:lang w:eastAsia="zh-CN"/>
        </w:rPr>
        <w:t>，不得补写不存在的法条号或将模型推测展示为确定的法律结论。来源过期、适用地域不匹配或事实不足时应显示对应状态，保留问题供人工检查。风险等级按项目评审过的分级规则给出，不等同于法院认定。</w:t>
      </w:r>
    </w:p>
    <w:p w14:paraId="1D21282F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模型不可用或返回格式错误时，最多进行一次格式修复调用；仍失败则保留已完成的规则检查结果，标注</w:t>
      </w:r>
      <w:r>
        <w:rPr>
          <w:lang w:eastAsia="zh-CN"/>
        </w:rPr>
        <w:t>“AI</w:t>
      </w:r>
      <w:r>
        <w:rPr>
          <w:lang w:eastAsia="zh-CN"/>
        </w:rPr>
        <w:t>分析未完成</w:t>
      </w:r>
      <w:r>
        <w:rPr>
          <w:lang w:eastAsia="zh-CN"/>
        </w:rPr>
        <w:t>”</w:t>
      </w:r>
      <w:r>
        <w:rPr>
          <w:lang w:eastAsia="zh-CN"/>
        </w:rPr>
        <w:t>。报告应区分完整审查、部分完成与失败。条款内容中的</w:t>
      </w:r>
      <w:r>
        <w:rPr>
          <w:lang w:eastAsia="zh-CN"/>
        </w:rPr>
        <w:t>“</w:t>
      </w:r>
      <w:r>
        <w:rPr>
          <w:lang w:eastAsia="zh-CN"/>
        </w:rPr>
        <w:t>忽略规则</w:t>
      </w:r>
      <w:r>
        <w:rPr>
          <w:lang w:eastAsia="zh-CN"/>
        </w:rPr>
        <w:t>”</w:t>
      </w:r>
      <w:r>
        <w:rPr>
          <w:lang w:eastAsia="zh-CN"/>
        </w:rPr>
        <w:t>等文本只能作为待分析数据，不能更改系统权限或调用工具策略。</w:t>
      </w:r>
    </w:p>
    <w:p w14:paraId="1C0F4461" w14:textId="77777777" w:rsidR="00EF6549" w:rsidRDefault="00000000">
      <w:pPr>
        <w:pStyle w:val="21"/>
        <w:rPr>
          <w:rFonts w:hint="eastAsia"/>
          <w:lang w:eastAsia="zh-CN"/>
        </w:rPr>
      </w:pPr>
      <w:bookmarkStart w:id="19" w:name="_Toc239785599"/>
      <w:r>
        <w:rPr>
          <w:lang w:eastAsia="zh-CN"/>
        </w:rPr>
        <w:t>3.4 结果复核与验收</w:t>
      </w:r>
      <w:bookmarkEnd w:id="19"/>
    </w:p>
    <w:p w14:paraId="10BF04A6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用户可以采纳、忽略或手动修改建议，并填写复核备注。采纳后应生成新合同版本，保留原文与变更来源；报告历史不随新版本变化。导出时包含</w:t>
      </w:r>
      <w:r>
        <w:rPr>
          <w:lang w:eastAsia="zh-CN"/>
        </w:rPr>
        <w:t>“</w:t>
      </w:r>
      <w:r>
        <w:rPr>
          <w:lang w:eastAsia="zh-CN"/>
        </w:rPr>
        <w:t>待人工复核</w:t>
      </w:r>
      <w:r>
        <w:rPr>
          <w:lang w:eastAsia="zh-CN"/>
        </w:rPr>
        <w:t>”</w:t>
      </w:r>
      <w:r>
        <w:rPr>
          <w:lang w:eastAsia="zh-CN"/>
        </w:rPr>
        <w:t>状态，不把系统建议视为已生效合同。</w:t>
      </w:r>
    </w:p>
    <w:p w14:paraId="0B220BC1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TC-05</w:t>
      </w:r>
      <w:r>
        <w:rPr>
          <w:lang w:eastAsia="zh-CN"/>
        </w:rPr>
        <w:t>至少覆盖缺失条款、单方免责、金额冲突、无风险样本、无依据、模型失败和提示注入七类场景；每个问题均须能定位输入原文。质量评价使用第</w:t>
      </w:r>
      <w:r>
        <w:rPr>
          <w:lang w:eastAsia="zh-CN"/>
        </w:rPr>
        <w:t>9</w:t>
      </w:r>
      <w:r>
        <w:rPr>
          <w:lang w:eastAsia="zh-CN"/>
        </w:rPr>
        <w:t>章冻结的人工标注集，高风险召回与问题精确率达到</w:t>
      </w:r>
      <w:r>
        <w:rPr>
          <w:lang w:eastAsia="zh-CN"/>
        </w:rPr>
        <w:t>NFR-03</w:t>
      </w:r>
      <w:r>
        <w:rPr>
          <w:lang w:eastAsia="zh-CN"/>
        </w:rPr>
        <w:t>，定位及配置追踪字段完整率为</w:t>
      </w:r>
      <w:r>
        <w:rPr>
          <w:lang w:eastAsia="zh-CN"/>
        </w:rPr>
        <w:t>100%</w:t>
      </w:r>
      <w:r>
        <w:rPr>
          <w:lang w:eastAsia="zh-CN"/>
        </w:rPr>
        <w:t>。</w:t>
      </w:r>
    </w:p>
    <w:p w14:paraId="3429AE7A" w14:textId="77777777" w:rsidR="00EF6549" w:rsidRDefault="00000000">
      <w:pPr>
        <w:pStyle w:val="1"/>
        <w:rPr>
          <w:lang w:eastAsia="zh-CN"/>
        </w:rPr>
      </w:pPr>
      <w:bookmarkStart w:id="20" w:name="_Toc239785600"/>
      <w:r>
        <w:rPr>
          <w:lang w:eastAsia="zh-CN"/>
        </w:rPr>
        <w:t xml:space="preserve">4 </w:t>
      </w:r>
      <w:r>
        <w:rPr>
          <w:lang w:eastAsia="zh-CN"/>
        </w:rPr>
        <w:t>标准合同生成需求</w:t>
      </w:r>
      <w:bookmarkEnd w:id="20"/>
    </w:p>
    <w:p w14:paraId="3E173D1C" w14:textId="77777777" w:rsidR="00EF6549" w:rsidRDefault="00000000">
      <w:pPr>
        <w:pStyle w:val="21"/>
        <w:rPr>
          <w:rFonts w:hint="eastAsia"/>
          <w:lang w:eastAsia="zh-CN"/>
        </w:rPr>
      </w:pPr>
      <w:bookmarkStart w:id="21" w:name="_Toc239785601"/>
      <w:r>
        <w:rPr>
          <w:lang w:eastAsia="zh-CN"/>
        </w:rPr>
        <w:t>4.1 问答式要素采集（FR-06）</w:t>
      </w:r>
      <w:bookmarkEnd w:id="21"/>
    </w:p>
    <w:p w14:paraId="1C903D41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用户选择</w:t>
      </w:r>
      <w:r>
        <w:rPr>
          <w:lang w:eastAsia="zh-CN"/>
        </w:rPr>
        <w:t>“</w:t>
      </w:r>
      <w:r>
        <w:rPr>
          <w:lang w:eastAsia="zh-CN"/>
        </w:rPr>
        <w:t>通用服务合同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保密协议</w:t>
      </w:r>
      <w:r>
        <w:rPr>
          <w:lang w:eastAsia="zh-CN"/>
        </w:rPr>
        <w:t>”</w:t>
      </w:r>
      <w:r>
        <w:rPr>
          <w:lang w:eastAsia="zh-CN"/>
        </w:rPr>
        <w:t>，以表单和问答方式提供主体、交易事项与约束。系统应先展示当前已收集要素及缺失项，支持用户返回修改；不得推测填写身份证号、地址、金额、日期、管辖机构等关键内容。</w:t>
      </w:r>
    </w:p>
    <w:tbl>
      <w:tblPr>
        <w:tblStyle w:val="af5"/>
        <w:tblW w:w="9298" w:type="dxa"/>
        <w:tblLayout w:type="fixed"/>
        <w:tblLook w:val="04A0" w:firstRow="1" w:lastRow="0" w:firstColumn="1" w:lastColumn="0" w:noHBand="0" w:noVBand="1"/>
      </w:tblPr>
      <w:tblGrid>
        <w:gridCol w:w="2092"/>
        <w:gridCol w:w="3603"/>
        <w:gridCol w:w="3603"/>
      </w:tblGrid>
      <w:tr w:rsidR="00EF6549" w14:paraId="3A6055BD" w14:textId="77777777">
        <w:tc>
          <w:tcPr>
            <w:tcW w:w="2092" w:type="dxa"/>
          </w:tcPr>
          <w:p w14:paraId="648AB789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要素类别</w:t>
            </w:r>
          </w:p>
        </w:tc>
        <w:tc>
          <w:tcPr>
            <w:tcW w:w="3603" w:type="dxa"/>
          </w:tcPr>
          <w:p w14:paraId="38AFE334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服务合同</w:t>
            </w:r>
          </w:p>
        </w:tc>
        <w:tc>
          <w:tcPr>
            <w:tcW w:w="3603" w:type="dxa"/>
          </w:tcPr>
          <w:p w14:paraId="4EAC12F6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保密协议</w:t>
            </w:r>
          </w:p>
        </w:tc>
      </w:tr>
      <w:tr w:rsidR="00EF6549" w14:paraId="546C6139" w14:textId="77777777">
        <w:tc>
          <w:tcPr>
            <w:tcW w:w="2092" w:type="dxa"/>
          </w:tcPr>
          <w:p w14:paraId="1CC5FC7E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主体信息</w:t>
            </w:r>
          </w:p>
        </w:tc>
        <w:tc>
          <w:tcPr>
            <w:tcW w:w="3603" w:type="dxa"/>
          </w:tcPr>
          <w:p w14:paraId="72743687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甲乙方名称、联系方式、签署代表</w:t>
            </w:r>
          </w:p>
        </w:tc>
        <w:tc>
          <w:tcPr>
            <w:tcW w:w="3603" w:type="dxa"/>
          </w:tcPr>
          <w:p w14:paraId="6F5CC131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披露方、接收方、联系方式</w:t>
            </w:r>
          </w:p>
        </w:tc>
      </w:tr>
      <w:tr w:rsidR="00EF6549" w14:paraId="1601724E" w14:textId="77777777">
        <w:tc>
          <w:tcPr>
            <w:tcW w:w="2092" w:type="dxa"/>
          </w:tcPr>
          <w:p w14:paraId="5CDA9B40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业务范围</w:t>
            </w:r>
          </w:p>
        </w:tc>
        <w:tc>
          <w:tcPr>
            <w:tcW w:w="3603" w:type="dxa"/>
          </w:tcPr>
          <w:p w14:paraId="4982D465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服务内容、交付物及验收方式</w:t>
            </w:r>
          </w:p>
        </w:tc>
        <w:tc>
          <w:tcPr>
            <w:tcW w:w="3603" w:type="dxa"/>
          </w:tcPr>
          <w:p w14:paraId="3B1B00FB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保密信息定义、披露目的及例外</w:t>
            </w:r>
          </w:p>
        </w:tc>
      </w:tr>
      <w:tr w:rsidR="00EF6549" w14:paraId="0094E46E" w14:textId="77777777">
        <w:tc>
          <w:tcPr>
            <w:tcW w:w="2092" w:type="dxa"/>
          </w:tcPr>
          <w:p w14:paraId="508ADB00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履行安排</w:t>
            </w:r>
          </w:p>
        </w:tc>
        <w:tc>
          <w:tcPr>
            <w:tcW w:w="3603" w:type="dxa"/>
          </w:tcPr>
          <w:p w14:paraId="7A005F78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期限、地点、价款及支付条件</w:t>
            </w:r>
          </w:p>
        </w:tc>
        <w:tc>
          <w:tcPr>
            <w:tcW w:w="3603" w:type="dxa"/>
          </w:tcPr>
          <w:p w14:paraId="7B5B81F1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使用限制、接触范围、保密期限</w:t>
            </w:r>
          </w:p>
        </w:tc>
      </w:tr>
      <w:tr w:rsidR="00EF6549" w14:paraId="2944F598" w14:textId="77777777">
        <w:tc>
          <w:tcPr>
            <w:tcW w:w="2092" w:type="dxa"/>
          </w:tcPr>
          <w:p w14:paraId="6B0BF666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权利责任</w:t>
            </w:r>
          </w:p>
        </w:tc>
        <w:tc>
          <w:tcPr>
            <w:tcW w:w="3603" w:type="dxa"/>
          </w:tcPr>
          <w:p w14:paraId="44F887DD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知识产权、违约责任、解除条件</w:t>
            </w:r>
          </w:p>
        </w:tc>
        <w:tc>
          <w:tcPr>
            <w:tcW w:w="3603" w:type="dxa"/>
          </w:tcPr>
          <w:p w14:paraId="0D810261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保护措施、返还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销毁、违约责任</w:t>
            </w:r>
          </w:p>
        </w:tc>
      </w:tr>
      <w:tr w:rsidR="00EF6549" w14:paraId="07D8BC92" w14:textId="77777777">
        <w:tc>
          <w:tcPr>
            <w:tcW w:w="2092" w:type="dxa"/>
          </w:tcPr>
          <w:p w14:paraId="558E7E17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通用约定</w:t>
            </w:r>
          </w:p>
        </w:tc>
        <w:tc>
          <w:tcPr>
            <w:tcW w:w="3603" w:type="dxa"/>
          </w:tcPr>
          <w:p w14:paraId="56882932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争议解决、通知、签署日期与附件</w:t>
            </w:r>
          </w:p>
        </w:tc>
        <w:tc>
          <w:tcPr>
            <w:tcW w:w="3603" w:type="dxa"/>
          </w:tcPr>
          <w:p w14:paraId="40A15222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争议解决、通知、签署日期与附件</w:t>
            </w:r>
          </w:p>
        </w:tc>
      </w:tr>
    </w:tbl>
    <w:p w14:paraId="20C6D4D4" w14:textId="77777777" w:rsidR="00EF6549" w:rsidRDefault="00EF6549">
      <w:pPr>
        <w:spacing w:after="20"/>
        <w:ind w:firstLine="420"/>
        <w:rPr>
          <w:rFonts w:hint="eastAsia"/>
          <w:lang w:eastAsia="zh-CN"/>
        </w:rPr>
      </w:pPr>
    </w:p>
    <w:p w14:paraId="06DF8DCE" w14:textId="77777777" w:rsidR="00EF6549" w:rsidRDefault="00000000">
      <w:pPr>
        <w:pStyle w:val="21"/>
        <w:rPr>
          <w:rFonts w:hint="eastAsia"/>
          <w:lang w:eastAsia="zh-CN"/>
        </w:rPr>
      </w:pPr>
      <w:bookmarkStart w:id="22" w:name="_Toc239785602"/>
      <w:r>
        <w:rPr>
          <w:lang w:eastAsia="zh-CN"/>
        </w:rPr>
        <w:t>4.2 草稿生成与必备条款自检</w:t>
      </w:r>
      <w:bookmarkEnd w:id="22"/>
    </w:p>
    <w:p w14:paraId="494FC192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用户确认要素后，系统从已发布的对应合同模板及标准条款检索内容，调用模型生成带条款编号的草稿，再用规则检查主体、标的或事项、金额与期限、责任及争议解决等按合同类型配置的必备项。系统应对前后名称、金额、日期和术语进行一致性检查。</w:t>
      </w:r>
    </w:p>
    <w:p w14:paraId="13C1DE8D" w14:textId="77777777" w:rsidR="00EF6549" w:rsidRDefault="00000000">
      <w:pPr>
        <w:spacing w:before="120" w:after="60" w:line="240" w:lineRule="auto"/>
        <w:ind w:firstLineChars="0"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277E8D53" wp14:editId="3D006B2A">
            <wp:extent cx="5486400" cy="2653665"/>
            <wp:effectExtent l="0" t="0" r="0" b="13335"/>
            <wp:docPr id="407762578" name="Picture 407762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62578" name="Picture 40776257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78E7" w14:textId="77777777" w:rsidR="00EF6549" w:rsidRDefault="00000000">
      <w:pPr>
        <w:spacing w:before="40" w:after="160" w:line="240" w:lineRule="auto"/>
        <w:ind w:firstLineChars="0" w:firstLine="0"/>
        <w:jc w:val="center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图</w:t>
      </w:r>
      <w:r>
        <w:rPr>
          <w:rFonts w:ascii="Times New Roman" w:hAnsi="Times New Roman"/>
          <w:sz w:val="18"/>
          <w:lang w:eastAsia="zh-CN"/>
        </w:rPr>
        <w:t xml:space="preserve">4-1 </w:t>
      </w:r>
      <w:r>
        <w:rPr>
          <w:rFonts w:ascii="Times New Roman" w:hAnsi="Times New Roman"/>
          <w:sz w:val="18"/>
          <w:lang w:eastAsia="zh-CN"/>
        </w:rPr>
        <w:t>标准合同生成结果</w:t>
      </w:r>
    </w:p>
    <w:p w14:paraId="41C1F9CE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若缺少关键要素，应继续追问或在草稿中保留显式</w:t>
      </w:r>
      <w:r>
        <w:rPr>
          <w:lang w:eastAsia="zh-CN"/>
        </w:rPr>
        <w:t>“</w:t>
      </w:r>
      <w:r>
        <w:rPr>
          <w:lang w:eastAsia="zh-CN"/>
        </w:rPr>
        <w:t>待填写</w:t>
      </w:r>
      <w:r>
        <w:rPr>
          <w:lang w:eastAsia="zh-CN"/>
        </w:rPr>
        <w:t>”</w:t>
      </w:r>
      <w:r>
        <w:rPr>
          <w:lang w:eastAsia="zh-CN"/>
        </w:rPr>
        <w:t>标记；不得把缺失项编造为具体值。必填信息不全或自检未通过时，不得显示</w:t>
      </w:r>
      <w:r>
        <w:rPr>
          <w:lang w:eastAsia="zh-CN"/>
        </w:rPr>
        <w:t>“</w:t>
      </w:r>
      <w:r>
        <w:rPr>
          <w:lang w:eastAsia="zh-CN"/>
        </w:rPr>
        <w:t>已完成</w:t>
      </w:r>
      <w:r>
        <w:rPr>
          <w:lang w:eastAsia="zh-CN"/>
        </w:rPr>
        <w:t>”</w:t>
      </w:r>
      <w:r>
        <w:rPr>
          <w:lang w:eastAsia="zh-CN"/>
        </w:rPr>
        <w:t>，允许导出带</w:t>
      </w:r>
      <w:r>
        <w:rPr>
          <w:lang w:eastAsia="zh-CN"/>
        </w:rPr>
        <w:t>“</w:t>
      </w:r>
      <w:r>
        <w:rPr>
          <w:lang w:eastAsia="zh-CN"/>
        </w:rPr>
        <w:t>草稿</w:t>
      </w:r>
      <w:r>
        <w:rPr>
          <w:lang w:eastAsia="zh-CN"/>
        </w:rPr>
        <w:t>—</w:t>
      </w:r>
      <w:r>
        <w:rPr>
          <w:lang w:eastAsia="zh-CN"/>
        </w:rPr>
        <w:t>待补充</w:t>
      </w:r>
      <w:r>
        <w:rPr>
          <w:lang w:eastAsia="zh-CN"/>
        </w:rPr>
        <w:t>”</w:t>
      </w:r>
      <w:r>
        <w:rPr>
          <w:lang w:eastAsia="zh-CN"/>
        </w:rPr>
        <w:t>提示的版本。规则通过仅代表配置项检查通过，不代表合同具有确定法律效力。</w:t>
      </w:r>
    </w:p>
    <w:p w14:paraId="49991D0A" w14:textId="77777777" w:rsidR="00EF6549" w:rsidRDefault="00000000">
      <w:pPr>
        <w:pStyle w:val="21"/>
        <w:rPr>
          <w:rFonts w:hint="eastAsia"/>
          <w:lang w:eastAsia="zh-CN"/>
        </w:rPr>
      </w:pPr>
      <w:bookmarkStart w:id="23" w:name="_Toc239785603"/>
      <w:r>
        <w:rPr>
          <w:lang w:eastAsia="zh-CN"/>
        </w:rPr>
        <w:t>4.3 编辑、版本和导出</w:t>
      </w:r>
      <w:bookmarkEnd w:id="23"/>
    </w:p>
    <w:p w14:paraId="11FBF43C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用户可预览、编辑草稿并重新自检；修改要素后重新生成时创建新版本，既有草稿继续可查。每个版本保存输入要素、模板、引用条款、生成配置、自检结果和用户修改记录。导出</w:t>
      </w:r>
      <w:r>
        <w:rPr>
          <w:lang w:eastAsia="zh-CN"/>
        </w:rPr>
        <w:t>DOCX</w:t>
      </w:r>
      <w:r>
        <w:rPr>
          <w:lang w:eastAsia="zh-CN"/>
        </w:rPr>
        <w:t>包含合同正文、必要占位符及草稿状态；导出失败不应丢失用户已保存内容。</w:t>
      </w:r>
    </w:p>
    <w:p w14:paraId="09D54EFB" w14:textId="77777777" w:rsidR="00EF6549" w:rsidRDefault="00000000">
      <w:pPr>
        <w:pStyle w:val="21"/>
        <w:rPr>
          <w:rFonts w:hint="eastAsia"/>
          <w:lang w:eastAsia="zh-CN"/>
        </w:rPr>
      </w:pPr>
      <w:bookmarkStart w:id="24" w:name="_Toc239785604"/>
      <w:r>
        <w:rPr>
          <w:lang w:eastAsia="zh-CN"/>
        </w:rPr>
        <w:t>4.4 异常与验收</w:t>
      </w:r>
      <w:bookmarkEnd w:id="24"/>
    </w:p>
    <w:p w14:paraId="5743BAF7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模型失败时保留用户已填写信息，可展示标准模板供手动填写并明确</w:t>
      </w:r>
      <w:r>
        <w:rPr>
          <w:lang w:eastAsia="zh-CN"/>
        </w:rPr>
        <w:t>“</w:t>
      </w:r>
      <w:r>
        <w:rPr>
          <w:lang w:eastAsia="zh-CN"/>
        </w:rPr>
        <w:t>模板模式</w:t>
      </w:r>
      <w:r>
        <w:rPr>
          <w:lang w:eastAsia="zh-CN"/>
        </w:rPr>
        <w:t>”</w:t>
      </w:r>
      <w:r>
        <w:rPr>
          <w:lang w:eastAsia="zh-CN"/>
        </w:rPr>
        <w:t>。金额、日期或相互冲突的要素必须在生成前提示；过长输入或恶意指令不得突破参数约束。生成过程不能调用自动签署、邮件发送或外部数据写入工具。</w:t>
      </w:r>
    </w:p>
    <w:p w14:paraId="5C687005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TC-06</w:t>
      </w:r>
      <w:r>
        <w:rPr>
          <w:lang w:eastAsia="zh-CN"/>
        </w:rPr>
        <w:t>使用不少于</w:t>
      </w:r>
      <w:r>
        <w:rPr>
          <w:lang w:eastAsia="zh-CN"/>
        </w:rPr>
        <w:t>20</w:t>
      </w:r>
      <w:r>
        <w:rPr>
          <w:lang w:eastAsia="zh-CN"/>
        </w:rPr>
        <w:t>组要素案例，两类合同各</w:t>
      </w:r>
      <w:r>
        <w:rPr>
          <w:lang w:eastAsia="zh-CN"/>
        </w:rPr>
        <w:t>10</w:t>
      </w:r>
      <w:r>
        <w:rPr>
          <w:lang w:eastAsia="zh-CN"/>
        </w:rPr>
        <w:t>组，至少</w:t>
      </w:r>
      <w:r>
        <w:rPr>
          <w:lang w:eastAsia="zh-CN"/>
        </w:rPr>
        <w:t>5</w:t>
      </w:r>
      <w:r>
        <w:rPr>
          <w:lang w:eastAsia="zh-CN"/>
        </w:rPr>
        <w:t>组含缺失或冲突输入。完整有效输入的模板必备项覆盖率应为</w:t>
      </w:r>
      <w:r>
        <w:rPr>
          <w:lang w:eastAsia="zh-CN"/>
        </w:rPr>
        <w:t>100%</w:t>
      </w:r>
      <w:r>
        <w:rPr>
          <w:lang w:eastAsia="zh-CN"/>
        </w:rPr>
        <w:t>；缺失关键值不得被自动捏造，冲突提示和草稿状态均应正确。所有草稿能够编辑、保存、重检与导出，并可反查其输入及模板版本。</w:t>
      </w:r>
    </w:p>
    <w:p w14:paraId="2D9E44F0" w14:textId="77777777" w:rsidR="00EF6549" w:rsidRDefault="00000000">
      <w:pPr>
        <w:pStyle w:val="1"/>
        <w:rPr>
          <w:lang w:eastAsia="zh-CN"/>
        </w:rPr>
      </w:pPr>
      <w:bookmarkStart w:id="25" w:name="_Toc239785605"/>
      <w:r>
        <w:rPr>
          <w:lang w:eastAsia="zh-CN"/>
        </w:rPr>
        <w:t xml:space="preserve">5 </w:t>
      </w:r>
      <w:r>
        <w:rPr>
          <w:lang w:eastAsia="zh-CN"/>
        </w:rPr>
        <w:t>条款库、比对与合规检查需求</w:t>
      </w:r>
      <w:bookmarkEnd w:id="25"/>
    </w:p>
    <w:p w14:paraId="2BC76BDA" w14:textId="77777777" w:rsidR="00EF6549" w:rsidRDefault="00000000">
      <w:pPr>
        <w:pStyle w:val="21"/>
        <w:rPr>
          <w:rFonts w:hint="eastAsia"/>
          <w:lang w:eastAsia="zh-CN"/>
        </w:rPr>
      </w:pPr>
      <w:bookmarkStart w:id="26" w:name="_Toc239785606"/>
      <w:r>
        <w:rPr>
          <w:lang w:eastAsia="zh-CN"/>
        </w:rPr>
        <w:t>5.1 标准条款维护与合同对比（FR-07）</w:t>
      </w:r>
      <w:bookmarkEnd w:id="26"/>
    </w:p>
    <w:p w14:paraId="1C815AAC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条款库记录名称、正文、合同类型、标签、立场、版本、来源、适用范围和状态。管理员可新增、编辑、检索、发布、停用条款；已被历史报告引用的版本应保留只读快照。普通用户仅可查询有权限的已发布条款，并插入本人草稿。</w:t>
      </w:r>
    </w:p>
    <w:p w14:paraId="29802F1C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用户选择两份本人有权访问的合同或同一合同的两个版本。系统按条款编号、标题和内容进行对齐，展示新增、删除、文本修改及条款移动，并提供原文逐字差异。对无法可靠匹配的条款标记</w:t>
      </w:r>
      <w:r>
        <w:rPr>
          <w:lang w:eastAsia="zh-CN"/>
        </w:rPr>
        <w:t>“</w:t>
      </w:r>
      <w:r>
        <w:rPr>
          <w:lang w:eastAsia="zh-CN"/>
        </w:rPr>
        <w:t>待确认</w:t>
      </w:r>
      <w:r>
        <w:rPr>
          <w:lang w:eastAsia="zh-CN"/>
        </w:rPr>
        <w:t>”</w:t>
      </w:r>
      <w:r>
        <w:rPr>
          <w:lang w:eastAsia="zh-CN"/>
        </w:rPr>
        <w:t>，支持人工调整映射。</w:t>
      </w:r>
    </w:p>
    <w:p w14:paraId="359C089C" w14:textId="77777777" w:rsidR="00EF6549" w:rsidRDefault="00000000">
      <w:pPr>
        <w:spacing w:before="120" w:after="60" w:line="240" w:lineRule="auto"/>
        <w:ind w:firstLineChars="0"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541C0512" wp14:editId="51FB6312">
            <wp:extent cx="5486400" cy="2329815"/>
            <wp:effectExtent l="0" t="0" r="0" b="13335"/>
            <wp:docPr id="407762583" name="Picture 407762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62583" name="Picture 40776258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0E6E" w14:textId="77777777" w:rsidR="00EF6549" w:rsidRDefault="00000000">
      <w:pPr>
        <w:spacing w:before="40" w:after="160" w:line="240" w:lineRule="auto"/>
        <w:ind w:firstLineChars="0" w:firstLine="0"/>
        <w:jc w:val="center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图</w:t>
      </w:r>
      <w:r>
        <w:rPr>
          <w:rFonts w:ascii="Times New Roman" w:hAnsi="Times New Roman"/>
          <w:sz w:val="18"/>
          <w:lang w:eastAsia="zh-CN"/>
        </w:rPr>
        <w:t xml:space="preserve">5-1 </w:t>
      </w:r>
      <w:r>
        <w:rPr>
          <w:rFonts w:ascii="Times New Roman" w:hAnsi="Times New Roman"/>
          <w:sz w:val="18"/>
          <w:lang w:eastAsia="zh-CN"/>
        </w:rPr>
        <w:t>条款比对界面（版本</w:t>
      </w:r>
      <w:r>
        <w:rPr>
          <w:rFonts w:ascii="Times New Roman" w:hAnsi="Times New Roman"/>
          <w:sz w:val="18"/>
          <w:lang w:eastAsia="zh-CN"/>
        </w:rPr>
        <w:t xml:space="preserve">A / </w:t>
      </w:r>
      <w:r>
        <w:rPr>
          <w:rFonts w:ascii="Times New Roman" w:hAnsi="Times New Roman"/>
          <w:sz w:val="18"/>
          <w:lang w:eastAsia="zh-CN"/>
        </w:rPr>
        <w:t>版本</w:t>
      </w:r>
      <w:r>
        <w:rPr>
          <w:rFonts w:ascii="Times New Roman" w:hAnsi="Times New Roman"/>
          <w:sz w:val="18"/>
          <w:lang w:eastAsia="zh-CN"/>
        </w:rPr>
        <w:t xml:space="preserve">B </w:t>
      </w:r>
      <w:r>
        <w:rPr>
          <w:rFonts w:ascii="Times New Roman" w:hAnsi="Times New Roman"/>
          <w:sz w:val="18"/>
          <w:lang w:eastAsia="zh-CN"/>
        </w:rPr>
        <w:t>左右对照）</w:t>
      </w:r>
    </w:p>
    <w:p w14:paraId="164D6FED" w14:textId="77777777" w:rsidR="00EF6549" w:rsidRDefault="00000000">
      <w:pPr>
        <w:spacing w:before="120" w:after="60" w:line="240" w:lineRule="auto"/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34149A15" wp14:editId="1567EABA">
            <wp:extent cx="5486400" cy="2961640"/>
            <wp:effectExtent l="0" t="0" r="0" b="10160"/>
            <wp:docPr id="407762579" name="Picture 407762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62579" name="Picture 40776257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8208" w14:textId="77777777" w:rsidR="00EF6549" w:rsidRDefault="00000000">
      <w:pPr>
        <w:spacing w:before="40" w:after="160" w:line="240" w:lineRule="auto"/>
        <w:ind w:firstLineChars="0" w:firstLine="0"/>
        <w:jc w:val="center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图</w:t>
      </w:r>
      <w:r>
        <w:rPr>
          <w:rFonts w:ascii="Times New Roman" w:hAnsi="Times New Roman"/>
          <w:sz w:val="18"/>
          <w:lang w:eastAsia="zh-CN"/>
        </w:rPr>
        <w:t xml:space="preserve">5-2 </w:t>
      </w:r>
      <w:r>
        <w:rPr>
          <w:rFonts w:ascii="Times New Roman" w:hAnsi="Times New Roman"/>
          <w:sz w:val="18"/>
          <w:lang w:eastAsia="zh-CN"/>
        </w:rPr>
        <w:t>条款比对结果（新增</w:t>
      </w:r>
      <w:r>
        <w:rPr>
          <w:rFonts w:ascii="Times New Roman" w:hAnsi="Times New Roman"/>
          <w:sz w:val="18"/>
          <w:lang w:eastAsia="zh-CN"/>
        </w:rPr>
        <w:t>/</w:t>
      </w:r>
      <w:r>
        <w:rPr>
          <w:rFonts w:ascii="Times New Roman" w:hAnsi="Times New Roman"/>
          <w:sz w:val="18"/>
          <w:lang w:eastAsia="zh-CN"/>
        </w:rPr>
        <w:t>删除</w:t>
      </w:r>
      <w:r>
        <w:rPr>
          <w:rFonts w:ascii="Times New Roman" w:hAnsi="Times New Roman"/>
          <w:sz w:val="18"/>
          <w:lang w:eastAsia="zh-CN"/>
        </w:rPr>
        <w:t>/</w:t>
      </w:r>
      <w:r>
        <w:rPr>
          <w:rFonts w:ascii="Times New Roman" w:hAnsi="Times New Roman"/>
          <w:sz w:val="18"/>
          <w:lang w:eastAsia="zh-CN"/>
        </w:rPr>
        <w:t>修改统计）</w:t>
      </w:r>
    </w:p>
    <w:p w14:paraId="214849D2" w14:textId="77777777" w:rsidR="00EF6549" w:rsidRDefault="00000000">
      <w:pPr>
        <w:spacing w:before="120" w:after="60" w:line="240" w:lineRule="auto"/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4EA4A5E8" wp14:editId="1D7D81EF">
            <wp:extent cx="5486400" cy="2960370"/>
            <wp:effectExtent l="0" t="0" r="0" b="11430"/>
            <wp:docPr id="407762584" name="Picture 407762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62584" name="Picture 40776258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B9C1" w14:textId="77777777" w:rsidR="00EF6549" w:rsidRDefault="00000000">
      <w:pPr>
        <w:spacing w:before="40" w:after="160" w:line="240" w:lineRule="auto"/>
        <w:ind w:firstLineChars="0" w:firstLine="0"/>
        <w:jc w:val="center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图</w:t>
      </w:r>
      <w:r>
        <w:rPr>
          <w:rFonts w:ascii="Times New Roman" w:hAnsi="Times New Roman"/>
          <w:sz w:val="18"/>
          <w:lang w:eastAsia="zh-CN"/>
        </w:rPr>
        <w:t xml:space="preserve">5-3 </w:t>
      </w:r>
      <w:r>
        <w:rPr>
          <w:rFonts w:ascii="Times New Roman" w:hAnsi="Times New Roman"/>
          <w:sz w:val="18"/>
          <w:lang w:eastAsia="zh-CN"/>
        </w:rPr>
        <w:t>条款比对结果详情（措辞修改与相似度）</w:t>
      </w:r>
    </w:p>
    <w:p w14:paraId="0097115C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系统应生成语义变化摘要，重点提示责任主体、金额、期限、权利义务和责任限制的变化；语义分析与确定性文本差异分开展示。模型不可用时仍提供文本差异。两侧原文和版本保持不变，摘要不得直接覆盖合同。</w:t>
      </w:r>
    </w:p>
    <w:p w14:paraId="3E81ADCB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TC-07</w:t>
      </w:r>
      <w:r>
        <w:rPr>
          <w:lang w:eastAsia="zh-CN"/>
        </w:rPr>
        <w:t>使用不少于</w:t>
      </w:r>
      <w:r>
        <w:rPr>
          <w:lang w:eastAsia="zh-CN"/>
        </w:rPr>
        <w:t>20</w:t>
      </w:r>
      <w:r>
        <w:rPr>
          <w:lang w:eastAsia="zh-CN"/>
        </w:rPr>
        <w:t>组版本对，覆盖新增、删除、移动、改写、编号变化、金额与期限修改。确定性新增</w:t>
      </w:r>
      <w:r>
        <w:rPr>
          <w:lang w:eastAsia="zh-CN"/>
        </w:rPr>
        <w:t>/</w:t>
      </w:r>
      <w:r>
        <w:rPr>
          <w:lang w:eastAsia="zh-CN"/>
        </w:rPr>
        <w:t>删除及金额日期文本变化检出率应达</w:t>
      </w:r>
      <w:r>
        <w:rPr>
          <w:lang w:eastAsia="zh-CN"/>
        </w:rPr>
        <w:t>100%</w:t>
      </w:r>
      <w:r>
        <w:rPr>
          <w:lang w:eastAsia="zh-CN"/>
        </w:rPr>
        <w:t>；语义变化摘要人工可接受率不低于</w:t>
      </w:r>
      <w:r>
        <w:rPr>
          <w:lang w:eastAsia="zh-CN"/>
        </w:rPr>
        <w:t>80%</w:t>
      </w:r>
      <w:r>
        <w:rPr>
          <w:lang w:eastAsia="zh-CN"/>
        </w:rPr>
        <w:t>，低把握匹配须展示待确认。</w:t>
      </w:r>
    </w:p>
    <w:p w14:paraId="0FF52782" w14:textId="77777777" w:rsidR="00EF6549" w:rsidRDefault="00000000">
      <w:pPr>
        <w:pStyle w:val="21"/>
        <w:rPr>
          <w:rFonts w:hint="eastAsia"/>
          <w:lang w:eastAsia="zh-CN"/>
        </w:rPr>
      </w:pPr>
      <w:bookmarkStart w:id="27" w:name="_Toc239785607"/>
      <w:r>
        <w:rPr>
          <w:lang w:eastAsia="zh-CN"/>
        </w:rPr>
        <w:t>5.2 规则适用性及检查（FR-08）</w:t>
      </w:r>
      <w:bookmarkEnd w:id="27"/>
    </w:p>
    <w:p w14:paraId="4AF94E3D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合规检查提供</w:t>
      </w:r>
      <w:r>
        <w:rPr>
          <w:lang w:eastAsia="zh-CN"/>
        </w:rPr>
        <w:t>GDPR</w:t>
      </w:r>
      <w:r>
        <w:rPr>
          <w:lang w:eastAsia="zh-CN"/>
        </w:rPr>
        <w:t>、《数据安全法》《个人信息保护法》相关规则集选择。系统采集处理地域、主体角色、数据类型、处理目的、跨境情形等必要事实；按配置条件选择适用规则。事实不足时输出</w:t>
      </w:r>
      <w:r>
        <w:rPr>
          <w:lang w:eastAsia="zh-CN"/>
        </w:rPr>
        <w:t>“</w:t>
      </w:r>
      <w:r>
        <w:rPr>
          <w:lang w:eastAsia="zh-CN"/>
        </w:rPr>
        <w:t>适用性待确认</w:t>
      </w:r>
      <w:r>
        <w:rPr>
          <w:lang w:eastAsia="zh-CN"/>
        </w:rPr>
        <w:t>”</w:t>
      </w:r>
      <w:r>
        <w:rPr>
          <w:lang w:eastAsia="zh-CN"/>
        </w:rPr>
        <w:t>，不得仅依据合同语言或企业名称认定适用法律。</w:t>
      </w:r>
    </w:p>
    <w:p w14:paraId="593B53D9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每条检查规则须绑定来源条目、版本、生效日期、适用条件、检查对象、判断逻辑和修订建议。输出状态为</w:t>
      </w:r>
      <w:r>
        <w:rPr>
          <w:lang w:eastAsia="zh-CN"/>
        </w:rPr>
        <w:t>“</w:t>
      </w:r>
      <w:r>
        <w:rPr>
          <w:lang w:eastAsia="zh-CN"/>
        </w:rPr>
        <w:t>发现风险</w:t>
      </w:r>
      <w:r>
        <w:rPr>
          <w:lang w:eastAsia="zh-CN"/>
        </w:rPr>
        <w:t>”“</w:t>
      </w:r>
      <w:r>
        <w:rPr>
          <w:lang w:eastAsia="zh-CN"/>
        </w:rPr>
        <w:t>本项未发现风险</w:t>
      </w:r>
      <w:r>
        <w:rPr>
          <w:lang w:eastAsia="zh-CN"/>
        </w:rPr>
        <w:t>”“</w:t>
      </w:r>
      <w:r>
        <w:rPr>
          <w:lang w:eastAsia="zh-CN"/>
        </w:rPr>
        <w:t>信息不足</w:t>
      </w:r>
      <w:r>
        <w:rPr>
          <w:lang w:eastAsia="zh-CN"/>
        </w:rPr>
        <w:t>”“</w:t>
      </w:r>
      <w:r>
        <w:rPr>
          <w:lang w:eastAsia="zh-CN"/>
        </w:rPr>
        <w:t>不适用</w:t>
      </w:r>
      <w:r>
        <w:rPr>
          <w:lang w:eastAsia="zh-CN"/>
        </w:rPr>
        <w:t>”</w:t>
      </w:r>
      <w:r>
        <w:rPr>
          <w:lang w:eastAsia="zh-CN"/>
        </w:rPr>
        <w:t>之一，并说明触发事实与引用依据；</w:t>
      </w:r>
      <w:r>
        <w:rPr>
          <w:lang w:eastAsia="zh-CN"/>
        </w:rPr>
        <w:t>“</w:t>
      </w:r>
      <w:r>
        <w:rPr>
          <w:lang w:eastAsia="zh-CN"/>
        </w:rPr>
        <w:t>未发现风险</w:t>
      </w:r>
      <w:r>
        <w:rPr>
          <w:lang w:eastAsia="zh-CN"/>
        </w:rPr>
        <w:t>”</w:t>
      </w:r>
      <w:r>
        <w:rPr>
          <w:lang w:eastAsia="zh-CN"/>
        </w:rPr>
        <w:t>仅限已执行规则范围。</w:t>
      </w:r>
    </w:p>
    <w:p w14:paraId="540C95EE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法规源条目必须来自可核验资料，由陈俊福核对来源及效力元数据、郭家亨检查可执行表达、查文翔设计正反例。规则未评审或源状态不明时只能保留草稿，不进入正式检查。过期知识或规则之间冲突时明确提示，不给出无条件合规结论。</w:t>
      </w:r>
    </w:p>
    <w:p w14:paraId="01E0AD19" w14:textId="77777777" w:rsidR="00EF6549" w:rsidRDefault="00000000">
      <w:pPr>
        <w:pStyle w:val="21"/>
        <w:rPr>
          <w:rFonts w:hint="eastAsia"/>
          <w:lang w:eastAsia="zh-CN"/>
        </w:rPr>
      </w:pPr>
      <w:bookmarkStart w:id="28" w:name="_Toc239785608"/>
      <w:r>
        <w:rPr>
          <w:lang w:eastAsia="zh-CN"/>
        </w:rPr>
        <w:t>5.3 验收条件</w:t>
      </w:r>
      <w:bookmarkEnd w:id="28"/>
    </w:p>
    <w:p w14:paraId="235D3F32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TC-08</w:t>
      </w:r>
      <w:r>
        <w:rPr>
          <w:lang w:eastAsia="zh-CN"/>
        </w:rPr>
        <w:t>为每条已发布规则配置至少一个触发案例和一个不触发案例，并覆盖事实缺失、明确不适用及来源失效场景。规则执行结果与已确认预期一致率须达</w:t>
      </w:r>
      <w:r>
        <w:rPr>
          <w:lang w:eastAsia="zh-CN"/>
        </w:rPr>
        <w:t>100%</w:t>
      </w:r>
      <w:r>
        <w:rPr>
          <w:lang w:eastAsia="zh-CN"/>
        </w:rPr>
        <w:t>；来源可定位率</w:t>
      </w:r>
      <w:r>
        <w:rPr>
          <w:lang w:eastAsia="zh-CN"/>
        </w:rPr>
        <w:t>100%</w:t>
      </w:r>
      <w:r>
        <w:rPr>
          <w:lang w:eastAsia="zh-CN"/>
        </w:rPr>
        <w:t>。涉及真实法律适用性的判断需进一步专业复核，课程样本一致性不能替代该复核。</w:t>
      </w:r>
    </w:p>
    <w:p w14:paraId="4B4E33F6" w14:textId="77777777" w:rsidR="00EF6549" w:rsidRDefault="00000000">
      <w:pPr>
        <w:pStyle w:val="1"/>
        <w:rPr>
          <w:lang w:eastAsia="zh-CN"/>
        </w:rPr>
      </w:pPr>
      <w:bookmarkStart w:id="29" w:name="_Toc239785609"/>
      <w:r>
        <w:rPr>
          <w:lang w:eastAsia="zh-CN"/>
        </w:rPr>
        <w:t xml:space="preserve">6 </w:t>
      </w:r>
      <w:r>
        <w:rPr>
          <w:lang w:eastAsia="zh-CN"/>
        </w:rPr>
        <w:t>智能问答与知识库后台需求</w:t>
      </w:r>
      <w:bookmarkEnd w:id="29"/>
    </w:p>
    <w:p w14:paraId="122C4A33" w14:textId="77777777" w:rsidR="00EF6549" w:rsidRDefault="00000000">
      <w:pPr>
        <w:pStyle w:val="21"/>
        <w:rPr>
          <w:rFonts w:hint="eastAsia"/>
          <w:lang w:eastAsia="zh-CN"/>
        </w:rPr>
      </w:pPr>
      <w:bookmarkStart w:id="30" w:name="_Toc239785610"/>
      <w:r>
        <w:rPr>
          <w:lang w:eastAsia="zh-CN"/>
        </w:rPr>
        <w:t>6.1 受控Agent与RAG问答（FR-09）</w:t>
      </w:r>
      <w:bookmarkEnd w:id="30"/>
    </w:p>
    <w:p w14:paraId="4827343C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用户在自然语言对话框询问合同法律问题，可选择当前合同作为上下文。</w:t>
      </w:r>
      <w:r>
        <w:rPr>
          <w:lang w:eastAsia="zh-CN"/>
        </w:rPr>
        <w:t>Agent</w:t>
      </w:r>
      <w:r>
        <w:rPr>
          <w:lang w:eastAsia="zh-CN"/>
        </w:rPr>
        <w:t>仅能调用白名单只读工具：检索已发布标准条款、检索已发布法规及读取本人选定合同片段。不得执行任意</w:t>
      </w:r>
      <w:r>
        <w:rPr>
          <w:lang w:eastAsia="zh-CN"/>
        </w:rPr>
        <w:t>Python</w:t>
      </w:r>
      <w:r>
        <w:rPr>
          <w:lang w:eastAsia="zh-CN"/>
        </w:rPr>
        <w:t>、</w:t>
      </w:r>
      <w:r>
        <w:rPr>
          <w:lang w:eastAsia="zh-CN"/>
        </w:rPr>
        <w:t>SQL</w:t>
      </w:r>
      <w:r>
        <w:rPr>
          <w:lang w:eastAsia="zh-CN"/>
        </w:rPr>
        <w:t>、</w:t>
      </w:r>
      <w:r>
        <w:rPr>
          <w:lang w:eastAsia="zh-CN"/>
        </w:rPr>
        <w:t>Shell</w:t>
      </w:r>
      <w:r>
        <w:rPr>
          <w:lang w:eastAsia="zh-CN"/>
        </w:rPr>
        <w:t>、网页访问或知识库写入。每轮最多</w:t>
      </w:r>
      <w:r>
        <w:rPr>
          <w:lang w:eastAsia="zh-CN"/>
        </w:rPr>
        <w:t>4</w:t>
      </w:r>
      <w:r>
        <w:rPr>
          <w:lang w:eastAsia="zh-CN"/>
        </w:rPr>
        <w:t>次工具调用，保留最近</w:t>
      </w:r>
      <w:r>
        <w:rPr>
          <w:lang w:eastAsia="zh-CN"/>
        </w:rPr>
        <w:t>5</w:t>
      </w:r>
      <w:r>
        <w:rPr>
          <w:lang w:eastAsia="zh-CN"/>
        </w:rPr>
        <w:t>轮对话上下文并受总长度限制。</w:t>
      </w:r>
    </w:p>
    <w:p w14:paraId="230BB3FF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系统先按权限、发布状态、地域和效力元数据过滤候选材料，再分别进行</w:t>
      </w:r>
      <w:r>
        <w:rPr>
          <w:lang w:eastAsia="zh-CN"/>
        </w:rPr>
        <w:t>BM25</w:t>
      </w:r>
      <w:r>
        <w:rPr>
          <w:lang w:eastAsia="zh-CN"/>
        </w:rPr>
        <w:t>与向量召回，使用</w:t>
      </w:r>
      <w:r>
        <w:rPr>
          <w:lang w:eastAsia="zh-CN"/>
        </w:rPr>
        <w:t>RRF</w:t>
      </w:r>
      <w:r>
        <w:rPr>
          <w:lang w:eastAsia="zh-CN"/>
        </w:rPr>
        <w:t>融合并选取上下文。初始配置建议两路各召回</w:t>
      </w:r>
      <w:r>
        <w:rPr>
          <w:lang w:eastAsia="zh-CN"/>
        </w:rPr>
        <w:t>20</w:t>
      </w:r>
      <w:r>
        <w:rPr>
          <w:lang w:eastAsia="zh-CN"/>
        </w:rPr>
        <w:t>项、融合保留</w:t>
      </w:r>
      <w:r>
        <w:rPr>
          <w:lang w:eastAsia="zh-CN"/>
        </w:rPr>
        <w:t>5</w:t>
      </w:r>
      <w:r>
        <w:rPr>
          <w:lang w:eastAsia="zh-CN"/>
        </w:rPr>
        <w:t>项、</w:t>
      </w:r>
      <w:r>
        <w:rPr>
          <w:lang w:eastAsia="zh-CN"/>
        </w:rPr>
        <w:t>RRF</w:t>
      </w:r>
      <w:r>
        <w:rPr>
          <w:lang w:eastAsia="zh-CN"/>
        </w:rPr>
        <w:t>常数</w:t>
      </w:r>
      <w:r>
        <w:rPr>
          <w:lang w:eastAsia="zh-CN"/>
        </w:rPr>
        <w:t>60</w:t>
      </w:r>
      <w:r>
        <w:rPr>
          <w:lang w:eastAsia="zh-CN"/>
        </w:rPr>
        <w:t>；最终参数经第</w:t>
      </w:r>
      <w:r>
        <w:rPr>
          <w:lang w:eastAsia="zh-CN"/>
        </w:rPr>
        <w:t>2</w:t>
      </w:r>
      <w:r>
        <w:rPr>
          <w:lang w:eastAsia="zh-CN"/>
        </w:rPr>
        <w:t>周实验锁定。</w:t>
      </w:r>
      <w:r>
        <w:rPr>
          <w:lang w:eastAsia="zh-CN"/>
        </w:rPr>
        <w:t>RRF</w:t>
      </w:r>
      <w:r>
        <w:rPr>
          <w:lang w:eastAsia="zh-CN"/>
        </w:rPr>
        <w:t>排名分数不展示为答案置信概率。</w:t>
      </w:r>
    </w:p>
    <w:p w14:paraId="1304FB15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回答应包含直接答复、相关依据和适用前提，引用须映射到真实知识条目及版本；可展开查看原文片段与来源。证据不足时说明无法基于现有资料确定，可提出补充问题；来源冲突时列明冲突。用户输入和检索文本不能覆盖工具权限或系统指令。</w:t>
      </w:r>
    </w:p>
    <w:p w14:paraId="41210602" w14:textId="77777777" w:rsidR="00EF6549" w:rsidRDefault="00000000">
      <w:pPr>
        <w:spacing w:before="120" w:after="60" w:line="240" w:lineRule="auto"/>
        <w:ind w:firstLineChars="0"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72EE80B1" wp14:editId="42CC0275">
            <wp:extent cx="5486400" cy="2640965"/>
            <wp:effectExtent l="0" t="0" r="0" b="6985"/>
            <wp:docPr id="407762580" name="Picture 407762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62580" name="Picture 40776258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491A" w14:textId="77777777" w:rsidR="00EF6549" w:rsidRDefault="00000000">
      <w:pPr>
        <w:spacing w:before="40" w:after="160" w:line="240" w:lineRule="auto"/>
        <w:ind w:firstLineChars="0" w:firstLine="0"/>
        <w:jc w:val="center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图</w:t>
      </w:r>
      <w:r>
        <w:rPr>
          <w:rFonts w:ascii="Times New Roman" w:hAnsi="Times New Roman"/>
          <w:sz w:val="18"/>
          <w:lang w:eastAsia="zh-CN"/>
        </w:rPr>
        <w:t xml:space="preserve">6-1 </w:t>
      </w:r>
      <w:r>
        <w:rPr>
          <w:rFonts w:ascii="Times New Roman" w:hAnsi="Times New Roman"/>
          <w:sz w:val="18"/>
          <w:lang w:eastAsia="zh-CN"/>
        </w:rPr>
        <w:t>智能问答界面</w:t>
      </w:r>
    </w:p>
    <w:p w14:paraId="5F314422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TC-09</w:t>
      </w:r>
      <w:r>
        <w:rPr>
          <w:lang w:eastAsia="zh-CN"/>
        </w:rPr>
        <w:t>不少于</w:t>
      </w:r>
      <w:r>
        <w:rPr>
          <w:lang w:eastAsia="zh-CN"/>
        </w:rPr>
        <w:t>50</w:t>
      </w:r>
      <w:r>
        <w:rPr>
          <w:lang w:eastAsia="zh-CN"/>
        </w:rPr>
        <w:t>个冻结问题，其中至少</w:t>
      </w:r>
      <w:r>
        <w:rPr>
          <w:lang w:eastAsia="zh-CN"/>
        </w:rPr>
        <w:t>10</w:t>
      </w:r>
      <w:r>
        <w:rPr>
          <w:lang w:eastAsia="zh-CN"/>
        </w:rPr>
        <w:t>个无依据或超出范围问题。有依据问题按</w:t>
      </w:r>
      <w:r>
        <w:rPr>
          <w:lang w:eastAsia="zh-CN"/>
        </w:rPr>
        <w:t>NFR-03</w:t>
      </w:r>
      <w:r>
        <w:rPr>
          <w:lang w:eastAsia="zh-CN"/>
        </w:rPr>
        <w:t>评价召回与引用支撑，无依据案例不得捏造来源。另设不少于</w:t>
      </w:r>
      <w:r>
        <w:rPr>
          <w:lang w:eastAsia="zh-CN"/>
        </w:rPr>
        <w:t>10</w:t>
      </w:r>
      <w:r>
        <w:rPr>
          <w:lang w:eastAsia="zh-CN"/>
        </w:rPr>
        <w:t>条提示注入或越权诱导用例，禁止工具调用及跨用户数据暴露为零容忍项。</w:t>
      </w:r>
    </w:p>
    <w:p w14:paraId="000FB674" w14:textId="77777777" w:rsidR="00EF6549" w:rsidRDefault="00000000">
      <w:pPr>
        <w:pStyle w:val="21"/>
        <w:rPr>
          <w:rFonts w:hint="eastAsia"/>
          <w:lang w:eastAsia="zh-CN"/>
        </w:rPr>
      </w:pPr>
      <w:bookmarkStart w:id="31" w:name="_Toc239785611"/>
      <w:r>
        <w:rPr>
          <w:lang w:eastAsia="zh-CN"/>
        </w:rPr>
        <w:t>6.2 知识条目CRUD及索引重建（FR-10）</w:t>
      </w:r>
      <w:bookmarkEnd w:id="31"/>
    </w:p>
    <w:p w14:paraId="75D73B68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管理员维护法规和条款的标题、正文、分类、来源链接或出处、地域、公布及生效时间、失效时间（可空）、有效性核验时间、版本、校验值及授权说明。条目先保存为草稿，核验后发布；编辑已发布内容形成新版本，不回写历史引用。停用后不得进入新任务召回。</w:t>
      </w:r>
    </w:p>
    <w:p w14:paraId="5D0EF89F" w14:textId="77777777" w:rsidR="00EF6549" w:rsidRDefault="00000000">
      <w:pPr>
        <w:spacing w:before="120" w:after="60" w:line="240" w:lineRule="auto"/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27871B98" wp14:editId="053A6EF0">
            <wp:extent cx="5486400" cy="3028315"/>
            <wp:effectExtent l="0" t="0" r="0" b="635"/>
            <wp:docPr id="407762581" name="Picture 407762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62581" name="Picture 40776258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CC59" w14:textId="77777777" w:rsidR="00EF6549" w:rsidRDefault="00000000">
      <w:pPr>
        <w:spacing w:before="40" w:after="160" w:line="240" w:lineRule="auto"/>
        <w:ind w:firstLineChars="0" w:firstLine="0"/>
        <w:jc w:val="center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图</w:t>
      </w:r>
      <w:r>
        <w:rPr>
          <w:rFonts w:ascii="Times New Roman" w:hAnsi="Times New Roman"/>
          <w:sz w:val="18"/>
          <w:lang w:eastAsia="zh-CN"/>
        </w:rPr>
        <w:t xml:space="preserve">6-2 </w:t>
      </w:r>
      <w:r>
        <w:rPr>
          <w:rFonts w:ascii="Times New Roman" w:hAnsi="Times New Roman"/>
          <w:sz w:val="18"/>
          <w:lang w:eastAsia="zh-CN"/>
        </w:rPr>
        <w:t>知识库管理界面</w:t>
      </w:r>
    </w:p>
    <w:p w14:paraId="10002AFB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后台提供一键重建向量与</w:t>
      </w:r>
      <w:r>
        <w:rPr>
          <w:lang w:eastAsia="zh-CN"/>
        </w:rPr>
        <w:t>BM25</w:t>
      </w:r>
      <w:r>
        <w:rPr>
          <w:lang w:eastAsia="zh-CN"/>
        </w:rPr>
        <w:t>索引、任务进度和错误详情。重建基于冻结的知识快照，在临时版本中完成；成功通过数量、维度、引用映射及抽样检索检查后原子切换，失败保留旧索引。重建任务须互斥或排队，不允许两个任务同时覆盖活动索引。</w:t>
      </w:r>
    </w:p>
    <w:p w14:paraId="717D9EF2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索引清单保存知识版本、分块策略、嵌入类型及维度、模型校验值、分词词典、检索参数和条目数。</w:t>
      </w:r>
      <w:r>
        <w:rPr>
          <w:lang w:eastAsia="zh-CN"/>
        </w:rPr>
        <w:t>FAISS</w:t>
      </w:r>
      <w:r>
        <w:rPr>
          <w:lang w:eastAsia="zh-CN"/>
        </w:rPr>
        <w:t>不可用时允许在相同向量配置下使用</w:t>
      </w:r>
      <w:r>
        <w:rPr>
          <w:lang w:eastAsia="zh-CN"/>
        </w:rPr>
        <w:t>NumPy</w:t>
      </w:r>
      <w:r>
        <w:rPr>
          <w:lang w:eastAsia="zh-CN"/>
        </w:rPr>
        <w:t>；改变嵌入算法或维度时必须全量重建。哈希模式必须标注为演示检索，不能替代语义效果验收。</w:t>
      </w:r>
    </w:p>
    <w:p w14:paraId="7B4799DB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TC-10</w:t>
      </w:r>
      <w:r>
        <w:rPr>
          <w:lang w:eastAsia="zh-CN"/>
        </w:rPr>
        <w:t>覆盖</w:t>
      </w:r>
      <w:r>
        <w:rPr>
          <w:lang w:eastAsia="zh-CN"/>
        </w:rPr>
        <w:t>CRUD</w:t>
      </w:r>
      <w:r>
        <w:rPr>
          <w:lang w:eastAsia="zh-CN"/>
        </w:rPr>
        <w:t>权限、发布与停用、重建失败、重建并发、旧索引回滚、嵌入切换和</w:t>
      </w:r>
      <w:r>
        <w:rPr>
          <w:lang w:eastAsia="zh-CN"/>
        </w:rPr>
        <w:t>FAISS</w:t>
      </w:r>
      <w:r>
        <w:rPr>
          <w:lang w:eastAsia="zh-CN"/>
        </w:rPr>
        <w:t>降级。停用</w:t>
      </w:r>
      <w:r>
        <w:rPr>
          <w:lang w:eastAsia="zh-CN"/>
        </w:rPr>
        <w:t>/</w:t>
      </w:r>
      <w:r>
        <w:rPr>
          <w:lang w:eastAsia="zh-CN"/>
        </w:rPr>
        <w:t>无权条目在最终上下文中为零；切换期间不得混用不同知识版本。</w:t>
      </w:r>
      <w:r>
        <w:rPr>
          <w:lang w:eastAsia="zh-CN"/>
        </w:rPr>
        <w:t>1</w:t>
      </w:r>
      <w:r>
        <w:rPr>
          <w:lang w:eastAsia="zh-CN"/>
        </w:rPr>
        <w:t>万知识块重建目标见</w:t>
      </w:r>
      <w:r>
        <w:rPr>
          <w:lang w:eastAsia="zh-CN"/>
        </w:rPr>
        <w:t>NFR-02</w:t>
      </w:r>
      <w:r>
        <w:rPr>
          <w:lang w:eastAsia="zh-CN"/>
        </w:rPr>
        <w:t>。</w:t>
      </w:r>
    </w:p>
    <w:p w14:paraId="04E64ECA" w14:textId="77777777" w:rsidR="00EF6549" w:rsidRDefault="00000000">
      <w:pPr>
        <w:pStyle w:val="1"/>
        <w:rPr>
          <w:lang w:eastAsia="zh-CN"/>
        </w:rPr>
      </w:pPr>
      <w:bookmarkStart w:id="32" w:name="_Toc239785612"/>
      <w:r>
        <w:rPr>
          <w:lang w:eastAsia="zh-CN"/>
        </w:rPr>
        <w:t xml:space="preserve">7 </w:t>
      </w:r>
      <w:r>
        <w:rPr>
          <w:lang w:eastAsia="zh-CN"/>
        </w:rPr>
        <w:t>数据与接口需求</w:t>
      </w:r>
      <w:bookmarkEnd w:id="32"/>
    </w:p>
    <w:p w14:paraId="126941F9" w14:textId="77777777" w:rsidR="00EF6549" w:rsidRDefault="00000000">
      <w:pPr>
        <w:pStyle w:val="21"/>
        <w:rPr>
          <w:rFonts w:hint="eastAsia"/>
          <w:lang w:eastAsia="zh-CN"/>
        </w:rPr>
      </w:pPr>
      <w:bookmarkStart w:id="33" w:name="_Toc239785613"/>
      <w:r>
        <w:rPr>
          <w:lang w:eastAsia="zh-CN"/>
        </w:rPr>
        <w:t>7.1 数据字典与一致性</w:t>
      </w:r>
      <w:bookmarkEnd w:id="33"/>
    </w:p>
    <w:tbl>
      <w:tblPr>
        <w:tblStyle w:val="af5"/>
        <w:tblW w:w="9298" w:type="dxa"/>
        <w:tblLayout w:type="fixed"/>
        <w:tblLook w:val="04A0" w:firstRow="1" w:lastRow="0" w:firstColumn="1" w:lastColumn="0" w:noHBand="0" w:noVBand="1"/>
      </w:tblPr>
      <w:tblGrid>
        <w:gridCol w:w="2441"/>
        <w:gridCol w:w="6857"/>
      </w:tblGrid>
      <w:tr w:rsidR="00EF6549" w14:paraId="0FE5C319" w14:textId="77777777">
        <w:tc>
          <w:tcPr>
            <w:tcW w:w="2441" w:type="dxa"/>
          </w:tcPr>
          <w:p w14:paraId="6B14B5D6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实体</w:t>
            </w:r>
          </w:p>
        </w:tc>
        <w:tc>
          <w:tcPr>
            <w:tcW w:w="6857" w:type="dxa"/>
          </w:tcPr>
          <w:p w14:paraId="1490BE6B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主要字段与关系</w:t>
            </w:r>
          </w:p>
        </w:tc>
      </w:tr>
      <w:tr w:rsidR="00EF6549" w14:paraId="21D5B171" w14:textId="77777777">
        <w:tc>
          <w:tcPr>
            <w:tcW w:w="2441" w:type="dxa"/>
          </w:tcPr>
          <w:p w14:paraId="7C7A60B5" w14:textId="77777777" w:rsidR="00EF6549" w:rsidRDefault="00000000">
            <w:pPr>
              <w:pStyle w:val="TableBody"/>
            </w:pPr>
            <w:r>
              <w:t>User</w:t>
            </w:r>
          </w:p>
        </w:tc>
        <w:tc>
          <w:tcPr>
            <w:tcW w:w="6857" w:type="dxa"/>
          </w:tcPr>
          <w:p w14:paraId="7DDCFCA8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lang w:eastAsia="zh-CN"/>
              </w:rPr>
              <w:t>、用户名、密码哈希、角色、状态；所有业务对象记录</w:t>
            </w:r>
            <w:r>
              <w:rPr>
                <w:lang w:eastAsia="zh-CN"/>
              </w:rPr>
              <w:t>owner_id</w:t>
            </w:r>
            <w:r>
              <w:rPr>
                <w:rFonts w:ascii="宋体" w:eastAsia="宋体" w:hAnsi="宋体" w:cs="宋体" w:hint="eastAsia"/>
                <w:lang w:eastAsia="zh-CN"/>
              </w:rPr>
              <w:t>。</w:t>
            </w:r>
          </w:p>
        </w:tc>
      </w:tr>
      <w:tr w:rsidR="00EF6549" w14:paraId="0BCA8E94" w14:textId="77777777">
        <w:tc>
          <w:tcPr>
            <w:tcW w:w="2441" w:type="dxa"/>
          </w:tcPr>
          <w:p w14:paraId="1E0511FF" w14:textId="77777777" w:rsidR="00EF6549" w:rsidRDefault="00000000">
            <w:pPr>
              <w:pStyle w:val="TableBody"/>
            </w:pPr>
            <w:r>
              <w:t>Contract / Version</w:t>
            </w:r>
          </w:p>
        </w:tc>
        <w:tc>
          <w:tcPr>
            <w:tcW w:w="6857" w:type="dxa"/>
          </w:tcPr>
          <w:p w14:paraId="4390243A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合同</w:t>
            </w:r>
            <w:r>
              <w:rPr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lang w:eastAsia="zh-CN"/>
              </w:rPr>
              <w:t>、所有者、类型；版本</w:t>
            </w:r>
            <w:r>
              <w:rPr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lang w:eastAsia="zh-CN"/>
              </w:rPr>
              <w:t>、前版</w:t>
            </w:r>
            <w:r>
              <w:rPr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lang w:eastAsia="zh-CN"/>
              </w:rPr>
              <w:t>、文件哈希、正文、锚点、创建时间。</w:t>
            </w:r>
          </w:p>
        </w:tc>
      </w:tr>
      <w:tr w:rsidR="00EF6549" w14:paraId="74571205" w14:textId="77777777">
        <w:tc>
          <w:tcPr>
            <w:tcW w:w="2441" w:type="dxa"/>
          </w:tcPr>
          <w:p w14:paraId="74CC7E82" w14:textId="77777777" w:rsidR="00EF6549" w:rsidRDefault="00000000">
            <w:pPr>
              <w:pStyle w:val="TableBody"/>
            </w:pPr>
            <w:r>
              <w:t>Task / Report</w:t>
            </w:r>
          </w:p>
        </w:tc>
        <w:tc>
          <w:tcPr>
            <w:tcW w:w="6857" w:type="dxa"/>
          </w:tcPr>
          <w:p w14:paraId="641E2AA6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任务类型、输入版本、状态、配置指纹、错误码；问题条目、引用及复核记录。</w:t>
            </w:r>
          </w:p>
        </w:tc>
      </w:tr>
      <w:tr w:rsidR="00EF6549" w14:paraId="626D4B45" w14:textId="77777777">
        <w:tc>
          <w:tcPr>
            <w:tcW w:w="2441" w:type="dxa"/>
          </w:tcPr>
          <w:p w14:paraId="4B5B435A" w14:textId="77777777" w:rsidR="00EF6549" w:rsidRDefault="00000000">
            <w:pPr>
              <w:pStyle w:val="TableBody"/>
            </w:pPr>
            <w:r>
              <w:t>Template / Clause</w:t>
            </w:r>
          </w:p>
        </w:tc>
        <w:tc>
          <w:tcPr>
            <w:tcW w:w="6857" w:type="dxa"/>
          </w:tcPr>
          <w:p w14:paraId="07339F27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合同类型、正文、必填字段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标签、版本、适用范围、发布状态。</w:t>
            </w:r>
          </w:p>
        </w:tc>
      </w:tr>
      <w:tr w:rsidR="00EF6549" w14:paraId="215593B3" w14:textId="77777777">
        <w:tc>
          <w:tcPr>
            <w:tcW w:w="2441" w:type="dxa"/>
          </w:tcPr>
          <w:p w14:paraId="15ED8770" w14:textId="77777777" w:rsidR="00EF6549" w:rsidRDefault="00000000">
            <w:pPr>
              <w:pStyle w:val="TableBody"/>
            </w:pPr>
            <w:r>
              <w:t>Knowledge / Rule</w:t>
            </w:r>
          </w:p>
        </w:tc>
        <w:tc>
          <w:tcPr>
            <w:tcW w:w="6857" w:type="dxa"/>
          </w:tcPr>
          <w:p w14:paraId="54718058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知识来源、地域、效力日期、核验时间、版本；规则条件、结果类型、来源版本。</w:t>
            </w:r>
          </w:p>
        </w:tc>
      </w:tr>
      <w:tr w:rsidR="00EF6549" w14:paraId="4D78FF7C" w14:textId="77777777">
        <w:tc>
          <w:tcPr>
            <w:tcW w:w="2441" w:type="dxa"/>
          </w:tcPr>
          <w:p w14:paraId="6B100ACC" w14:textId="77777777" w:rsidR="00EF6549" w:rsidRDefault="00000000">
            <w:pPr>
              <w:pStyle w:val="TableBody"/>
            </w:pPr>
            <w:r>
              <w:t>Chunk / Index</w:t>
            </w:r>
          </w:p>
        </w:tc>
        <w:tc>
          <w:tcPr>
            <w:tcW w:w="6857" w:type="dxa"/>
          </w:tcPr>
          <w:p w14:paraId="617B2CF8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文本块及知识版本、原文位置；索引版本、嵌入维度、参数与活动状态。</w:t>
            </w:r>
          </w:p>
        </w:tc>
      </w:tr>
      <w:tr w:rsidR="00EF6549" w14:paraId="73B0120C" w14:textId="77777777">
        <w:tc>
          <w:tcPr>
            <w:tcW w:w="2441" w:type="dxa"/>
          </w:tcPr>
          <w:p w14:paraId="35EE0646" w14:textId="77777777" w:rsidR="00EF6549" w:rsidRDefault="00000000">
            <w:pPr>
              <w:pStyle w:val="TableBody"/>
            </w:pPr>
            <w:r>
              <w:t>Conversation / Audit</w:t>
            </w:r>
          </w:p>
        </w:tc>
        <w:tc>
          <w:tcPr>
            <w:tcW w:w="6857" w:type="dxa"/>
          </w:tcPr>
          <w:p w14:paraId="07737730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用户及会话消息、引用；操作者、对象、动作、时间、结果、</w:t>
            </w:r>
            <w:r>
              <w:rPr>
                <w:lang w:eastAsia="zh-CN"/>
              </w:rPr>
              <w:t>trace_id</w:t>
            </w:r>
            <w:r>
              <w:rPr>
                <w:rFonts w:ascii="宋体" w:eastAsia="宋体" w:hAnsi="宋体" w:cs="宋体" w:hint="eastAsia"/>
                <w:lang w:eastAsia="zh-CN"/>
              </w:rPr>
              <w:t>。</w:t>
            </w:r>
          </w:p>
        </w:tc>
      </w:tr>
    </w:tbl>
    <w:p w14:paraId="44B15D9B" w14:textId="77777777" w:rsidR="00EF6549" w:rsidRDefault="00EF6549">
      <w:pPr>
        <w:spacing w:after="20"/>
        <w:ind w:firstLine="420"/>
        <w:rPr>
          <w:rFonts w:hint="eastAsia"/>
          <w:lang w:eastAsia="zh-CN"/>
        </w:rPr>
      </w:pPr>
    </w:p>
    <w:p w14:paraId="6360D7E7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数据库使用事务保证版本、任务和报告关联一致；删除或停用条目不能破坏已获授权保存的历史引用快照。普通知识检索与个人合同检索必须隔离。索引是派生数据，关系数据与原文快照是重建依据。正文与日志保存范围遵循</w:t>
      </w:r>
      <w:r>
        <w:rPr>
          <w:lang w:eastAsia="zh-CN"/>
        </w:rPr>
        <w:t>NFR-04</w:t>
      </w:r>
      <w:r>
        <w:rPr>
          <w:lang w:eastAsia="zh-CN"/>
        </w:rPr>
        <w:t>。</w:t>
      </w:r>
    </w:p>
    <w:p w14:paraId="15479588" w14:textId="77777777" w:rsidR="00EF6549" w:rsidRDefault="00000000">
      <w:pPr>
        <w:pStyle w:val="21"/>
        <w:rPr>
          <w:rFonts w:hint="eastAsia"/>
          <w:lang w:eastAsia="zh-CN"/>
        </w:rPr>
      </w:pPr>
      <w:bookmarkStart w:id="34" w:name="_Toc239785614"/>
      <w:r>
        <w:rPr>
          <w:lang w:eastAsia="zh-CN"/>
        </w:rPr>
        <w:t>7.2 软件与外部接口</w:t>
      </w:r>
      <w:bookmarkEnd w:id="34"/>
    </w:p>
    <w:tbl>
      <w:tblPr>
        <w:tblStyle w:val="af5"/>
        <w:tblW w:w="9298" w:type="dxa"/>
        <w:tblLayout w:type="fixed"/>
        <w:tblLook w:val="04A0" w:firstRow="1" w:lastRow="0" w:firstColumn="1" w:lastColumn="0" w:noHBand="0" w:noVBand="1"/>
      </w:tblPr>
      <w:tblGrid>
        <w:gridCol w:w="4300"/>
        <w:gridCol w:w="4998"/>
      </w:tblGrid>
      <w:tr w:rsidR="00EF6549" w14:paraId="3328410B" w14:textId="77777777">
        <w:tc>
          <w:tcPr>
            <w:tcW w:w="4300" w:type="dxa"/>
          </w:tcPr>
          <w:p w14:paraId="7640495C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接口组（</w:t>
            </w:r>
            <w:r>
              <w:rPr>
                <w:b/>
              </w:rPr>
              <w:t>/api/v1</w:t>
            </w:r>
            <w:r>
              <w:rPr>
                <w:rFonts w:ascii="宋体" w:eastAsia="宋体" w:hAnsi="宋体" w:cs="宋体" w:hint="eastAsia"/>
                <w:b/>
              </w:rPr>
              <w:t>）</w:t>
            </w:r>
          </w:p>
        </w:tc>
        <w:tc>
          <w:tcPr>
            <w:tcW w:w="4998" w:type="dxa"/>
          </w:tcPr>
          <w:p w14:paraId="1B4B4F27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方式与约定</w:t>
            </w:r>
          </w:p>
        </w:tc>
      </w:tr>
      <w:tr w:rsidR="00EF6549" w14:paraId="0E706351" w14:textId="77777777">
        <w:tc>
          <w:tcPr>
            <w:tcW w:w="4300" w:type="dxa"/>
          </w:tcPr>
          <w:p w14:paraId="2A540D7A" w14:textId="77777777" w:rsidR="00EF6549" w:rsidRDefault="00000000">
            <w:pPr>
              <w:pStyle w:val="TableBody"/>
            </w:pPr>
            <w:r>
              <w:t>/auth/login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/auth/logout</w:t>
            </w:r>
          </w:p>
        </w:tc>
        <w:tc>
          <w:tcPr>
            <w:tcW w:w="4998" w:type="dxa"/>
          </w:tcPr>
          <w:p w14:paraId="7595C9EC" w14:textId="77777777" w:rsidR="00EF6549" w:rsidRDefault="00000000">
            <w:pPr>
              <w:pStyle w:val="TableBody"/>
            </w:pPr>
            <w:r>
              <w:t>POST</w:t>
            </w:r>
            <w:r>
              <w:rPr>
                <w:rFonts w:ascii="宋体" w:eastAsia="宋体" w:hAnsi="宋体" w:cs="宋体" w:hint="eastAsia"/>
              </w:rPr>
              <w:t>；登录返回令牌，退出令牌失效。</w:t>
            </w:r>
          </w:p>
        </w:tc>
      </w:tr>
      <w:tr w:rsidR="00EF6549" w14:paraId="47F83B4D" w14:textId="77777777">
        <w:tc>
          <w:tcPr>
            <w:tcW w:w="4300" w:type="dxa"/>
          </w:tcPr>
          <w:p w14:paraId="089EC237" w14:textId="77777777" w:rsidR="00EF6549" w:rsidRDefault="00000000">
            <w:pPr>
              <w:pStyle w:val="TableBody"/>
            </w:pPr>
            <w:r>
              <w:t>/contracts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/{id}/versions</w:t>
            </w:r>
          </w:p>
        </w:tc>
        <w:tc>
          <w:tcPr>
            <w:tcW w:w="4998" w:type="dxa"/>
          </w:tcPr>
          <w:p w14:paraId="4D8D7CC4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POST</w:t>
            </w:r>
            <w:r>
              <w:rPr>
                <w:rFonts w:ascii="宋体" w:eastAsia="宋体" w:hAnsi="宋体" w:cs="宋体" w:hint="eastAsia"/>
                <w:lang w:eastAsia="zh-CN"/>
              </w:rPr>
              <w:t>上传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建版本，</w:t>
            </w:r>
            <w:r>
              <w:rPr>
                <w:lang w:eastAsia="zh-CN"/>
              </w:rPr>
              <w:t>GET</w:t>
            </w:r>
            <w:r>
              <w:rPr>
                <w:rFonts w:ascii="宋体" w:eastAsia="宋体" w:hAnsi="宋体" w:cs="宋体" w:hint="eastAsia"/>
                <w:lang w:eastAsia="zh-CN"/>
              </w:rPr>
              <w:t>查询，</w:t>
            </w:r>
            <w:r>
              <w:rPr>
                <w:lang w:eastAsia="zh-CN"/>
              </w:rPr>
              <w:t>DELETE</w:t>
            </w:r>
            <w:r>
              <w:rPr>
                <w:rFonts w:ascii="宋体" w:eastAsia="宋体" w:hAnsi="宋体" w:cs="宋体" w:hint="eastAsia"/>
                <w:lang w:eastAsia="zh-CN"/>
              </w:rPr>
              <w:t>删除；逐对象授权。</w:t>
            </w:r>
          </w:p>
        </w:tc>
      </w:tr>
      <w:tr w:rsidR="00EF6549" w14:paraId="73477274" w14:textId="77777777">
        <w:tc>
          <w:tcPr>
            <w:tcW w:w="4300" w:type="dxa"/>
          </w:tcPr>
          <w:p w14:paraId="1907D97C" w14:textId="77777777" w:rsidR="00EF6549" w:rsidRDefault="00000000">
            <w:pPr>
              <w:pStyle w:val="TableBody"/>
            </w:pPr>
            <w:r>
              <w:t>/reviews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/generations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/comparisons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/compliance</w:t>
            </w:r>
          </w:p>
        </w:tc>
        <w:tc>
          <w:tcPr>
            <w:tcW w:w="4998" w:type="dxa"/>
          </w:tcPr>
          <w:p w14:paraId="5D2F1BB9" w14:textId="77777777" w:rsidR="00EF6549" w:rsidRDefault="00000000">
            <w:pPr>
              <w:pStyle w:val="TableBody"/>
            </w:pPr>
            <w:r>
              <w:t>POST</w:t>
            </w:r>
            <w:r>
              <w:rPr>
                <w:rFonts w:ascii="宋体" w:eastAsia="宋体" w:hAnsi="宋体" w:cs="宋体" w:hint="eastAsia"/>
              </w:rPr>
              <w:t>提交任务；</w:t>
            </w:r>
            <w:r>
              <w:t>GET /tasks/{id}</w:t>
            </w:r>
            <w:r>
              <w:rPr>
                <w:rFonts w:ascii="宋体" w:eastAsia="宋体" w:hAnsi="宋体" w:cs="宋体" w:hint="eastAsia"/>
              </w:rPr>
              <w:t>查询，</w:t>
            </w:r>
            <w:r>
              <w:t>POST /tasks/{id}/cancel</w:t>
            </w:r>
            <w:r>
              <w:rPr>
                <w:rFonts w:ascii="宋体" w:eastAsia="宋体" w:hAnsi="宋体" w:cs="宋体" w:hint="eastAsia"/>
              </w:rPr>
              <w:t>取消。</w:t>
            </w:r>
          </w:p>
        </w:tc>
      </w:tr>
      <w:tr w:rsidR="00EF6549" w14:paraId="0D5B021D" w14:textId="77777777">
        <w:tc>
          <w:tcPr>
            <w:tcW w:w="4300" w:type="dxa"/>
          </w:tcPr>
          <w:p w14:paraId="16FEBBB6" w14:textId="77777777" w:rsidR="00EF6549" w:rsidRDefault="00000000">
            <w:pPr>
              <w:pStyle w:val="TableBody"/>
            </w:pPr>
            <w:r>
              <w:t>/reports/{id}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/exports/{id}</w:t>
            </w:r>
          </w:p>
        </w:tc>
        <w:tc>
          <w:tcPr>
            <w:tcW w:w="4998" w:type="dxa"/>
          </w:tcPr>
          <w:p w14:paraId="4573FA6D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GET</w:t>
            </w:r>
            <w:r>
              <w:rPr>
                <w:rFonts w:ascii="宋体" w:eastAsia="宋体" w:hAnsi="宋体" w:cs="宋体" w:hint="eastAsia"/>
                <w:lang w:eastAsia="zh-CN"/>
              </w:rPr>
              <w:t>获取报告或</w:t>
            </w:r>
            <w:r>
              <w:rPr>
                <w:lang w:eastAsia="zh-CN"/>
              </w:rPr>
              <w:t>DOCX</w:t>
            </w:r>
            <w:r>
              <w:rPr>
                <w:rFonts w:ascii="宋体" w:eastAsia="宋体" w:hAnsi="宋体" w:cs="宋体" w:hint="eastAsia"/>
                <w:lang w:eastAsia="zh-CN"/>
              </w:rPr>
              <w:t>；验证所有权。</w:t>
            </w:r>
          </w:p>
        </w:tc>
      </w:tr>
      <w:tr w:rsidR="00EF6549" w14:paraId="3F1294C3" w14:textId="77777777">
        <w:tc>
          <w:tcPr>
            <w:tcW w:w="4300" w:type="dxa"/>
          </w:tcPr>
          <w:p w14:paraId="776CD631" w14:textId="77777777" w:rsidR="00EF6549" w:rsidRDefault="00000000">
            <w:pPr>
              <w:pStyle w:val="TableBody"/>
            </w:pPr>
            <w:r>
              <w:t>/chat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/knowledge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/indexes/rebuild</w:t>
            </w:r>
          </w:p>
        </w:tc>
        <w:tc>
          <w:tcPr>
            <w:tcW w:w="4998" w:type="dxa"/>
          </w:tcPr>
          <w:p w14:paraId="256216D4" w14:textId="77777777" w:rsidR="00EF6549" w:rsidRDefault="00000000">
            <w:pPr>
              <w:pStyle w:val="TableBody"/>
            </w:pPr>
            <w:r>
              <w:t>POST</w:t>
            </w:r>
            <w:r>
              <w:rPr>
                <w:rFonts w:ascii="宋体" w:eastAsia="宋体" w:hAnsi="宋体" w:cs="宋体" w:hint="eastAsia"/>
              </w:rPr>
              <w:t>问答；知识</w:t>
            </w:r>
            <w:r>
              <w:t>GET/POST/PATCH/DELETE</w:t>
            </w:r>
            <w:r>
              <w:rPr>
                <w:rFonts w:ascii="宋体" w:eastAsia="宋体" w:hAnsi="宋体" w:cs="宋体" w:hint="eastAsia"/>
              </w:rPr>
              <w:t>；</w:t>
            </w:r>
            <w:r>
              <w:t>POST</w:t>
            </w:r>
            <w:r>
              <w:rPr>
                <w:rFonts w:ascii="宋体" w:eastAsia="宋体" w:hAnsi="宋体" w:cs="宋体" w:hint="eastAsia"/>
              </w:rPr>
              <w:t>重建仅管理员可用。</w:t>
            </w:r>
          </w:p>
        </w:tc>
      </w:tr>
    </w:tbl>
    <w:p w14:paraId="46E1DD33" w14:textId="77777777" w:rsidR="00EF6549" w:rsidRDefault="00EF6549">
      <w:pPr>
        <w:spacing w:after="20"/>
        <w:ind w:firstLine="420"/>
        <w:rPr>
          <w:rFonts w:hint="eastAsia"/>
        </w:rPr>
      </w:pPr>
    </w:p>
    <w:p w14:paraId="61EFB7A1" w14:textId="77777777" w:rsidR="00EF6549" w:rsidRDefault="00000000">
      <w:pPr>
        <w:ind w:firstLine="420"/>
        <w:rPr>
          <w:rFonts w:hint="eastAsia"/>
          <w:lang w:eastAsia="zh-CN"/>
        </w:rPr>
      </w:pPr>
      <w:r>
        <w:t>接口采用</w:t>
      </w:r>
      <w:r>
        <w:t>UTF-8 JSON</w:t>
      </w:r>
      <w:r>
        <w:t>，文件上传使用</w:t>
      </w:r>
      <w:r>
        <w:t>multipart/form-data</w:t>
      </w:r>
      <w:r>
        <w:t>；普通成功返回</w:t>
      </w:r>
      <w:r>
        <w:t>200/201</w:t>
      </w:r>
      <w:r>
        <w:t>，异步任务返回</w:t>
      </w:r>
      <w:r>
        <w:t>202</w:t>
      </w:r>
      <w:r>
        <w:t>与</w:t>
      </w:r>
      <w:r>
        <w:t>task_id</w:t>
      </w:r>
      <w:r>
        <w:t>，参数错误</w:t>
      </w:r>
      <w:r>
        <w:t>422</w:t>
      </w:r>
      <w:r>
        <w:t>、大小超限</w:t>
      </w:r>
      <w:r>
        <w:t>413</w:t>
      </w:r>
      <w:r>
        <w:t>、未认证</w:t>
      </w:r>
      <w:r>
        <w:t>401</w:t>
      </w:r>
      <w:r>
        <w:t>、越权</w:t>
      </w:r>
      <w:r>
        <w:t>403/404</w:t>
      </w:r>
      <w:r>
        <w:t>、限流</w:t>
      </w:r>
      <w:r>
        <w:t>429</w:t>
      </w:r>
      <w:r>
        <w:t>、外部模型不可用</w:t>
      </w:r>
      <w:r>
        <w:t>503</w:t>
      </w:r>
      <w:r>
        <w:t>。</w:t>
      </w:r>
      <w:r>
        <w:rPr>
          <w:lang w:eastAsia="zh-CN"/>
        </w:rPr>
        <w:t>错误体统一包含</w:t>
      </w:r>
      <w:r>
        <w:rPr>
          <w:lang w:eastAsia="zh-CN"/>
        </w:rPr>
        <w:t>code</w:t>
      </w:r>
      <w:r>
        <w:rPr>
          <w:lang w:eastAsia="zh-CN"/>
        </w:rPr>
        <w:t>、</w:t>
      </w:r>
      <w:r>
        <w:rPr>
          <w:lang w:eastAsia="zh-CN"/>
        </w:rPr>
        <w:t>message</w:t>
      </w:r>
      <w:r>
        <w:rPr>
          <w:lang w:eastAsia="zh-CN"/>
        </w:rPr>
        <w:t>、</w:t>
      </w:r>
      <w:r>
        <w:rPr>
          <w:lang w:eastAsia="zh-CN"/>
        </w:rPr>
        <w:t>trace_id</w:t>
      </w:r>
      <w:r>
        <w:rPr>
          <w:lang w:eastAsia="zh-CN"/>
        </w:rPr>
        <w:t>，不返回堆栈和密钥；列表分页默认</w:t>
      </w:r>
      <w:r>
        <w:rPr>
          <w:lang w:eastAsia="zh-CN"/>
        </w:rPr>
        <w:t>20</w:t>
      </w:r>
      <w:r>
        <w:rPr>
          <w:lang w:eastAsia="zh-CN"/>
        </w:rPr>
        <w:t>条、上限</w:t>
      </w:r>
      <w:r>
        <w:rPr>
          <w:lang w:eastAsia="zh-CN"/>
        </w:rPr>
        <w:t>100</w:t>
      </w:r>
      <w:r>
        <w:rPr>
          <w:lang w:eastAsia="zh-CN"/>
        </w:rPr>
        <w:t>条。</w:t>
      </w:r>
    </w:p>
    <w:p w14:paraId="44648DFB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外部</w:t>
      </w:r>
      <w:r>
        <w:rPr>
          <w:lang w:eastAsia="zh-CN"/>
        </w:rPr>
        <w:t>LLM</w:t>
      </w:r>
      <w:r>
        <w:rPr>
          <w:lang w:eastAsia="zh-CN"/>
        </w:rPr>
        <w:t>通过</w:t>
      </w:r>
      <w:r>
        <w:rPr>
          <w:lang w:eastAsia="zh-CN"/>
        </w:rPr>
        <w:t>HTTPS</w:t>
      </w:r>
      <w:r>
        <w:rPr>
          <w:lang w:eastAsia="zh-CN"/>
        </w:rPr>
        <w:t>兼容接口调用，密钥仅在服务端环境中配置。连接及单次读取超时建议</w:t>
      </w:r>
      <w:r>
        <w:rPr>
          <w:lang w:eastAsia="zh-CN"/>
        </w:rPr>
        <w:t>10</w:t>
      </w:r>
      <w:r>
        <w:rPr>
          <w:lang w:eastAsia="zh-CN"/>
        </w:rPr>
        <w:t>秒和</w:t>
      </w:r>
      <w:r>
        <w:rPr>
          <w:lang w:eastAsia="zh-CN"/>
        </w:rPr>
        <w:t>60</w:t>
      </w:r>
      <w:r>
        <w:rPr>
          <w:lang w:eastAsia="zh-CN"/>
        </w:rPr>
        <w:t>秒，受</w:t>
      </w:r>
      <w:r>
        <w:rPr>
          <w:lang w:eastAsia="zh-CN"/>
        </w:rPr>
        <w:t>180</w:t>
      </w:r>
      <w:r>
        <w:rPr>
          <w:lang w:eastAsia="zh-CN"/>
        </w:rPr>
        <w:t>秒总任务时限约束。调用前确认数据发送模式，仅发送完成任务所需的脱敏片段；记录模型标识和调用结果，不能在日志保留敏感正文。</w:t>
      </w:r>
    </w:p>
    <w:p w14:paraId="60A79EA3" w14:textId="77777777" w:rsidR="00EF6549" w:rsidRDefault="00000000">
      <w:pPr>
        <w:pStyle w:val="1"/>
        <w:rPr>
          <w:lang w:eastAsia="zh-CN"/>
        </w:rPr>
      </w:pPr>
      <w:bookmarkStart w:id="35" w:name="_Toc239785615"/>
      <w:r>
        <w:rPr>
          <w:lang w:eastAsia="zh-CN"/>
        </w:rPr>
        <w:lastRenderedPageBreak/>
        <w:t xml:space="preserve">8 </w:t>
      </w:r>
      <w:r>
        <w:rPr>
          <w:lang w:eastAsia="zh-CN"/>
        </w:rPr>
        <w:t>非功能需求</w:t>
      </w:r>
      <w:bookmarkEnd w:id="35"/>
    </w:p>
    <w:p w14:paraId="197DC5DC" w14:textId="77777777" w:rsidR="00EF6549" w:rsidRDefault="00000000">
      <w:pPr>
        <w:pStyle w:val="21"/>
        <w:rPr>
          <w:rFonts w:hint="eastAsia"/>
          <w:lang w:eastAsia="zh-CN"/>
        </w:rPr>
      </w:pPr>
      <w:bookmarkStart w:id="36" w:name="_Toc239785616"/>
      <w:r>
        <w:rPr>
          <w:lang w:eastAsia="zh-CN"/>
        </w:rPr>
        <w:t>8.1 运行环境与可用性（NFR-01）</w:t>
      </w:r>
      <w:bookmarkEnd w:id="36"/>
    </w:p>
    <w:p w14:paraId="091C38F4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支持当前维护中的</w:t>
      </w:r>
      <w:r>
        <w:rPr>
          <w:lang w:eastAsia="zh-CN"/>
        </w:rPr>
        <w:t>Chrome</w:t>
      </w:r>
      <w:r>
        <w:rPr>
          <w:lang w:eastAsia="zh-CN"/>
        </w:rPr>
        <w:t>、</w:t>
      </w:r>
      <w:r>
        <w:rPr>
          <w:lang w:eastAsia="zh-CN"/>
        </w:rPr>
        <w:t>Edge</w:t>
      </w:r>
      <w:r>
        <w:rPr>
          <w:lang w:eastAsia="zh-CN"/>
        </w:rPr>
        <w:t>与</w:t>
      </w:r>
      <w:r>
        <w:rPr>
          <w:lang w:eastAsia="zh-CN"/>
        </w:rPr>
        <w:t>Firefox</w:t>
      </w:r>
      <w:r>
        <w:rPr>
          <w:lang w:eastAsia="zh-CN"/>
        </w:rPr>
        <w:t>桌面浏览器；验收时记录实际版本。参考环境为</w:t>
      </w:r>
      <w:r>
        <w:rPr>
          <w:lang w:eastAsia="zh-CN"/>
        </w:rPr>
        <w:t>4</w:t>
      </w:r>
      <w:r>
        <w:rPr>
          <w:lang w:eastAsia="zh-CN"/>
        </w:rPr>
        <w:t>核</w:t>
      </w:r>
      <w:r>
        <w:rPr>
          <w:lang w:eastAsia="zh-CN"/>
        </w:rPr>
        <w:t>CPU</w:t>
      </w:r>
      <w:r>
        <w:rPr>
          <w:lang w:eastAsia="zh-CN"/>
        </w:rPr>
        <w:t>、</w:t>
      </w:r>
      <w:r>
        <w:rPr>
          <w:lang w:eastAsia="zh-CN"/>
        </w:rPr>
        <w:t>16GB</w:t>
      </w:r>
      <w:r>
        <w:rPr>
          <w:lang w:eastAsia="zh-CN"/>
        </w:rPr>
        <w:t>内存、</w:t>
      </w:r>
      <w:r>
        <w:rPr>
          <w:lang w:eastAsia="zh-CN"/>
        </w:rPr>
        <w:t>SSD</w:t>
      </w:r>
      <w:r>
        <w:rPr>
          <w:lang w:eastAsia="zh-CN"/>
        </w:rPr>
        <w:t>、</w:t>
      </w:r>
      <w:r>
        <w:rPr>
          <w:lang w:eastAsia="zh-CN"/>
        </w:rPr>
        <w:t>MySQL 8.0</w:t>
      </w:r>
      <w:r>
        <w:rPr>
          <w:lang w:eastAsia="zh-CN"/>
        </w:rPr>
        <w:t>，</w:t>
      </w:r>
      <w:r>
        <w:rPr>
          <w:lang w:eastAsia="zh-CN"/>
        </w:rPr>
        <w:t>Docker Compose</w:t>
      </w:r>
      <w:r>
        <w:rPr>
          <w:lang w:eastAsia="zh-CN"/>
        </w:rPr>
        <w:t>可一键启动数据库及应用，前端生产构建由后端提供。云推理不要求本地</w:t>
      </w:r>
      <w:r>
        <w:rPr>
          <w:lang w:eastAsia="zh-CN"/>
        </w:rPr>
        <w:t>GPU</w:t>
      </w:r>
      <w:r>
        <w:rPr>
          <w:lang w:eastAsia="zh-CN"/>
        </w:rPr>
        <w:t>；</w:t>
      </w:r>
      <w:r>
        <w:rPr>
          <w:lang w:eastAsia="zh-CN"/>
        </w:rPr>
        <w:t>BGE</w:t>
      </w:r>
      <w:r>
        <w:rPr>
          <w:lang w:eastAsia="zh-CN"/>
        </w:rPr>
        <w:t>型号、维度、运行设备及资源占用须在设计基线确认。</w:t>
      </w:r>
    </w:p>
    <w:p w14:paraId="1AC1ACAE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健康检查能区分数据库、知识索引与模型服务状态；任一依赖失败应显示错误或降级，不得返回虚假成功。集成环境连续运行</w:t>
      </w:r>
      <w:r>
        <w:rPr>
          <w:lang w:eastAsia="zh-CN"/>
        </w:rPr>
        <w:t>8</w:t>
      </w:r>
      <w:r>
        <w:rPr>
          <w:lang w:eastAsia="zh-CN"/>
        </w:rPr>
        <w:t>小时，期间无服务崩溃、未解释数据丢失或任务长期卡住。</w:t>
      </w:r>
    </w:p>
    <w:p w14:paraId="130A3FFE" w14:textId="77777777" w:rsidR="00EF6549" w:rsidRDefault="00000000">
      <w:pPr>
        <w:pStyle w:val="21"/>
        <w:rPr>
          <w:rFonts w:hint="eastAsia"/>
        </w:rPr>
      </w:pPr>
      <w:bookmarkStart w:id="37" w:name="_Toc239785617"/>
      <w:r>
        <w:t>8.2 性能与容量（NFR-02）</w:t>
      </w:r>
      <w:bookmarkEnd w:id="37"/>
    </w:p>
    <w:tbl>
      <w:tblPr>
        <w:tblStyle w:val="af5"/>
        <w:tblW w:w="9298" w:type="dxa"/>
        <w:tblLayout w:type="fixed"/>
        <w:tblLook w:val="04A0" w:firstRow="1" w:lastRow="0" w:firstColumn="1" w:lastColumn="0" w:noHBand="0" w:noVBand="1"/>
      </w:tblPr>
      <w:tblGrid>
        <w:gridCol w:w="2906"/>
        <w:gridCol w:w="6392"/>
      </w:tblGrid>
      <w:tr w:rsidR="00EF6549" w14:paraId="79CEC1BC" w14:textId="77777777">
        <w:tc>
          <w:tcPr>
            <w:tcW w:w="2906" w:type="dxa"/>
          </w:tcPr>
          <w:p w14:paraId="0B45B045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场景</w:t>
            </w:r>
          </w:p>
        </w:tc>
        <w:tc>
          <w:tcPr>
            <w:tcW w:w="6392" w:type="dxa"/>
          </w:tcPr>
          <w:p w14:paraId="0B87F500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拟验收门槛</w:t>
            </w:r>
          </w:p>
        </w:tc>
      </w:tr>
      <w:tr w:rsidR="00EF6549" w14:paraId="748A65BE" w14:textId="77777777">
        <w:tc>
          <w:tcPr>
            <w:tcW w:w="2906" w:type="dxa"/>
          </w:tcPr>
          <w:p w14:paraId="0BEB471B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普通查询</w:t>
            </w:r>
            <w:r>
              <w:t>/</w:t>
            </w:r>
            <w:r>
              <w:rPr>
                <w:rFonts w:ascii="宋体" w:eastAsia="宋体" w:hAnsi="宋体" w:cs="宋体" w:hint="eastAsia"/>
              </w:rPr>
              <w:t>列表</w:t>
            </w:r>
          </w:p>
        </w:tc>
        <w:tc>
          <w:tcPr>
            <w:tcW w:w="6392" w:type="dxa"/>
          </w:tcPr>
          <w:p w14:paraId="5C138962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5</w:t>
            </w:r>
            <w:r>
              <w:rPr>
                <w:rFonts w:ascii="宋体" w:eastAsia="宋体" w:hAnsi="宋体" w:cs="宋体" w:hint="eastAsia"/>
                <w:lang w:eastAsia="zh-CN"/>
              </w:rPr>
              <w:t>名并发用户、预热后至少</w:t>
            </w:r>
            <w:r>
              <w:rPr>
                <w:lang w:eastAsia="zh-CN"/>
              </w:rPr>
              <w:t>100</w:t>
            </w:r>
            <w:r>
              <w:rPr>
                <w:rFonts w:ascii="宋体" w:eastAsia="宋体" w:hAnsi="宋体" w:cs="宋体" w:hint="eastAsia"/>
                <w:lang w:eastAsia="zh-CN"/>
              </w:rPr>
              <w:t>次请求，</w:t>
            </w:r>
            <w:r>
              <w:rPr>
                <w:lang w:eastAsia="zh-CN"/>
              </w:rPr>
              <w:t>p95≤2</w:t>
            </w:r>
            <w:r>
              <w:rPr>
                <w:rFonts w:ascii="宋体" w:eastAsia="宋体" w:hAnsi="宋体" w:cs="宋体" w:hint="eastAsia"/>
                <w:lang w:eastAsia="zh-CN"/>
              </w:rPr>
              <w:t>秒。</w:t>
            </w:r>
          </w:p>
        </w:tc>
      </w:tr>
      <w:tr w:rsidR="00EF6549" w14:paraId="1F045AD1" w14:textId="77777777">
        <w:tc>
          <w:tcPr>
            <w:tcW w:w="2906" w:type="dxa"/>
          </w:tcPr>
          <w:p w14:paraId="7C6E0E80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混合检索</w:t>
            </w:r>
          </w:p>
        </w:tc>
        <w:tc>
          <w:tcPr>
            <w:tcW w:w="6392" w:type="dxa"/>
          </w:tcPr>
          <w:p w14:paraId="252F34AB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>
              <w:rPr>
                <w:rFonts w:ascii="宋体" w:eastAsia="宋体" w:hAnsi="宋体" w:cs="宋体" w:hint="eastAsia"/>
                <w:lang w:eastAsia="zh-CN"/>
              </w:rPr>
              <w:t>万知识块、最多</w:t>
            </w:r>
            <w:r>
              <w:rPr>
                <w:lang w:eastAsia="zh-CN"/>
              </w:rPr>
              <w:t>5</w:t>
            </w:r>
            <w:r>
              <w:rPr>
                <w:rFonts w:ascii="宋体" w:eastAsia="宋体" w:hAnsi="宋体" w:cs="宋体" w:hint="eastAsia"/>
                <w:lang w:eastAsia="zh-CN"/>
              </w:rPr>
              <w:t>并发、至少</w:t>
            </w:r>
            <w:r>
              <w:rPr>
                <w:lang w:eastAsia="zh-CN"/>
              </w:rPr>
              <w:t>100</w:t>
            </w:r>
            <w:r>
              <w:rPr>
                <w:rFonts w:ascii="宋体" w:eastAsia="宋体" w:hAnsi="宋体" w:cs="宋体" w:hint="eastAsia"/>
                <w:lang w:eastAsia="zh-CN"/>
              </w:rPr>
              <w:t>条查询，</w:t>
            </w:r>
            <w:r>
              <w:rPr>
                <w:lang w:eastAsia="zh-CN"/>
              </w:rPr>
              <w:t>p95≤3</w:t>
            </w:r>
            <w:r>
              <w:rPr>
                <w:rFonts w:ascii="宋体" w:eastAsia="宋体" w:hAnsi="宋体" w:cs="宋体" w:hint="eastAsia"/>
                <w:lang w:eastAsia="zh-CN"/>
              </w:rPr>
              <w:t>秒。</w:t>
            </w:r>
          </w:p>
        </w:tc>
      </w:tr>
      <w:tr w:rsidR="00EF6549" w14:paraId="49E818E3" w14:textId="77777777">
        <w:tc>
          <w:tcPr>
            <w:tcW w:w="2906" w:type="dxa"/>
          </w:tcPr>
          <w:p w14:paraId="051CBD7A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文件解析</w:t>
            </w:r>
          </w:p>
        </w:tc>
        <w:tc>
          <w:tcPr>
            <w:tcW w:w="6392" w:type="dxa"/>
          </w:tcPr>
          <w:p w14:paraId="3A9D919D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合规范围内文件，</w:t>
            </w:r>
            <w:r>
              <w:rPr>
                <w:lang w:eastAsia="zh-CN"/>
              </w:rPr>
              <w:t>20</w:t>
            </w:r>
            <w:r>
              <w:rPr>
                <w:rFonts w:ascii="宋体" w:eastAsia="宋体" w:hAnsi="宋体" w:cs="宋体" w:hint="eastAsia"/>
                <w:lang w:eastAsia="zh-CN"/>
              </w:rPr>
              <w:t>个测试文件，单文件</w:t>
            </w:r>
            <w:r>
              <w:rPr>
                <w:lang w:eastAsia="zh-CN"/>
              </w:rPr>
              <w:t>p95≤15</w:t>
            </w:r>
            <w:r>
              <w:rPr>
                <w:rFonts w:ascii="宋体" w:eastAsia="宋体" w:hAnsi="宋体" w:cs="宋体" w:hint="eastAsia"/>
                <w:lang w:eastAsia="zh-CN"/>
              </w:rPr>
              <w:t>秒。</w:t>
            </w:r>
          </w:p>
        </w:tc>
      </w:tr>
      <w:tr w:rsidR="00EF6549" w14:paraId="66FE8EC8" w14:textId="77777777">
        <w:tc>
          <w:tcPr>
            <w:tcW w:w="2906" w:type="dxa"/>
          </w:tcPr>
          <w:p w14:paraId="680FA909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问答</w:t>
            </w:r>
            <w:r>
              <w:t>/</w:t>
            </w:r>
            <w:r>
              <w:rPr>
                <w:rFonts w:ascii="宋体" w:eastAsia="宋体" w:hAnsi="宋体" w:cs="宋体" w:hint="eastAsia"/>
              </w:rPr>
              <w:t>审查</w:t>
            </w:r>
            <w:r>
              <w:t>/</w:t>
            </w:r>
            <w:r>
              <w:rPr>
                <w:rFonts w:ascii="宋体" w:eastAsia="宋体" w:hAnsi="宋体" w:cs="宋体" w:hint="eastAsia"/>
              </w:rPr>
              <w:t>生成</w:t>
            </w:r>
          </w:p>
        </w:tc>
        <w:tc>
          <w:tcPr>
            <w:tcW w:w="6392" w:type="dxa"/>
          </w:tcPr>
          <w:p w14:paraId="3BD49FAD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外部服务正常、</w:t>
            </w:r>
            <w:r>
              <w:rPr>
                <w:lang w:eastAsia="zh-CN"/>
              </w:rPr>
              <w:t>AI</w:t>
            </w:r>
            <w:r>
              <w:rPr>
                <w:rFonts w:ascii="宋体" w:eastAsia="宋体" w:hAnsi="宋体" w:cs="宋体" w:hint="eastAsia"/>
                <w:lang w:eastAsia="zh-CN"/>
              </w:rPr>
              <w:t>任务并发上限</w:t>
            </w:r>
            <w:r>
              <w:rPr>
                <w:lang w:eastAsia="zh-CN"/>
              </w:rPr>
              <w:t>2</w:t>
            </w:r>
            <w:r>
              <w:rPr>
                <w:rFonts w:ascii="宋体" w:eastAsia="宋体" w:hAnsi="宋体" w:cs="宋体" w:hint="eastAsia"/>
                <w:lang w:eastAsia="zh-CN"/>
              </w:rPr>
              <w:t>：完整问答</w:t>
            </w:r>
            <w:r>
              <w:rPr>
                <w:lang w:eastAsia="zh-CN"/>
              </w:rPr>
              <w:t>p95≤45</w:t>
            </w:r>
            <w:r>
              <w:rPr>
                <w:rFonts w:ascii="宋体" w:eastAsia="宋体" w:hAnsi="宋体" w:cs="宋体" w:hint="eastAsia"/>
                <w:lang w:eastAsia="zh-CN"/>
              </w:rPr>
              <w:t>秒；审查或生成</w:t>
            </w:r>
            <w:r>
              <w:rPr>
                <w:lang w:eastAsia="zh-CN"/>
              </w:rPr>
              <w:t>p95≤120</w:t>
            </w:r>
            <w:r>
              <w:rPr>
                <w:rFonts w:ascii="宋体" w:eastAsia="宋体" w:hAnsi="宋体" w:cs="宋体" w:hint="eastAsia"/>
                <w:lang w:eastAsia="zh-CN"/>
              </w:rPr>
              <w:t>秒。</w:t>
            </w:r>
          </w:p>
        </w:tc>
      </w:tr>
      <w:tr w:rsidR="00EF6549" w14:paraId="510CB9D3" w14:textId="77777777">
        <w:tc>
          <w:tcPr>
            <w:tcW w:w="2906" w:type="dxa"/>
          </w:tcPr>
          <w:p w14:paraId="4EB86DD1" w14:textId="77777777" w:rsidR="00EF6549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索引构建</w:t>
            </w:r>
          </w:p>
        </w:tc>
        <w:tc>
          <w:tcPr>
            <w:tcW w:w="6392" w:type="dxa"/>
          </w:tcPr>
          <w:p w14:paraId="1459B8A1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>
              <w:rPr>
                <w:rFonts w:ascii="宋体" w:eastAsia="宋体" w:hAnsi="宋体" w:cs="宋体" w:hint="eastAsia"/>
                <w:lang w:eastAsia="zh-CN"/>
              </w:rPr>
              <w:t>万块在哈希模式下全量重建</w:t>
            </w:r>
            <w:r>
              <w:rPr>
                <w:lang w:eastAsia="zh-CN"/>
              </w:rPr>
              <w:t>≤10</w:t>
            </w:r>
            <w:r>
              <w:rPr>
                <w:rFonts w:ascii="宋体" w:eastAsia="宋体" w:hAnsi="宋体" w:cs="宋体" w:hint="eastAsia"/>
                <w:lang w:eastAsia="zh-CN"/>
              </w:rPr>
              <w:t>分钟；</w:t>
            </w:r>
            <w:r>
              <w:rPr>
                <w:lang w:eastAsia="zh-CN"/>
              </w:rPr>
              <w:t>BGE</w:t>
            </w:r>
            <w:r>
              <w:rPr>
                <w:rFonts w:ascii="宋体" w:eastAsia="宋体" w:hAnsi="宋体" w:cs="宋体" w:hint="eastAsia"/>
                <w:lang w:eastAsia="zh-CN"/>
              </w:rPr>
              <w:t>模式以锁定设备单独测量与确认。</w:t>
            </w:r>
          </w:p>
        </w:tc>
      </w:tr>
    </w:tbl>
    <w:p w14:paraId="7041BC79" w14:textId="77777777" w:rsidR="00EF6549" w:rsidRDefault="00EF6549">
      <w:pPr>
        <w:spacing w:after="20"/>
        <w:ind w:firstLine="420"/>
        <w:rPr>
          <w:rFonts w:hint="eastAsia"/>
          <w:lang w:eastAsia="zh-CN"/>
        </w:rPr>
      </w:pPr>
    </w:p>
    <w:p w14:paraId="24E87295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性能测试输入：问答</w:t>
      </w:r>
      <w:r>
        <w:rPr>
          <w:lang w:eastAsia="zh-CN"/>
        </w:rPr>
        <w:t>≤500</w:t>
      </w:r>
      <w:r>
        <w:rPr>
          <w:lang w:eastAsia="zh-CN"/>
        </w:rPr>
        <w:t>字、融合上下文</w:t>
      </w:r>
      <w:r>
        <w:rPr>
          <w:lang w:eastAsia="zh-CN"/>
        </w:rPr>
        <w:t>≤6000</w:t>
      </w:r>
      <w:r>
        <w:rPr>
          <w:lang w:eastAsia="zh-CN"/>
        </w:rPr>
        <w:t>字；审查</w:t>
      </w:r>
      <w:r>
        <w:rPr>
          <w:lang w:eastAsia="zh-CN"/>
        </w:rPr>
        <w:t>/</w:t>
      </w:r>
      <w:r>
        <w:rPr>
          <w:lang w:eastAsia="zh-CN"/>
        </w:rPr>
        <w:t>生成输入</w:t>
      </w:r>
      <w:r>
        <w:rPr>
          <w:lang w:eastAsia="zh-CN"/>
        </w:rPr>
        <w:t>≤1</w:t>
      </w:r>
      <w:r>
        <w:rPr>
          <w:lang w:eastAsia="zh-CN"/>
        </w:rPr>
        <w:t>万字、输出</w:t>
      </w:r>
      <w:r>
        <w:rPr>
          <w:lang w:eastAsia="zh-CN"/>
        </w:rPr>
        <w:t>≤5000</w:t>
      </w:r>
      <w:r>
        <w:rPr>
          <w:lang w:eastAsia="zh-CN"/>
        </w:rPr>
        <w:t>字，各至少</w:t>
      </w:r>
      <w:r>
        <w:rPr>
          <w:lang w:eastAsia="zh-CN"/>
        </w:rPr>
        <w:t>30</w:t>
      </w:r>
      <w:r>
        <w:rPr>
          <w:lang w:eastAsia="zh-CN"/>
        </w:rPr>
        <w:t>次调用。超过此基准但不超过输入上限的请求另记耗时；</w:t>
      </w:r>
      <w:r>
        <w:rPr>
          <w:lang w:eastAsia="zh-CN"/>
        </w:rPr>
        <w:t>180</w:t>
      </w:r>
      <w:r>
        <w:rPr>
          <w:lang w:eastAsia="zh-CN"/>
        </w:rPr>
        <w:t>秒超时须可恢复。外部服务异常单列，不伪计为达标样本，需安排复测。</w:t>
      </w:r>
    </w:p>
    <w:p w14:paraId="04808517" w14:textId="77777777" w:rsidR="00EF6549" w:rsidRDefault="00000000">
      <w:pPr>
        <w:pStyle w:val="21"/>
        <w:rPr>
          <w:rFonts w:hint="eastAsia"/>
          <w:lang w:eastAsia="zh-CN"/>
        </w:rPr>
      </w:pPr>
      <w:bookmarkStart w:id="38" w:name="_Toc239785618"/>
      <w:r>
        <w:rPr>
          <w:lang w:eastAsia="zh-CN"/>
        </w:rPr>
        <w:t>8.3 AI质量与可解释性（NFR-03）</w:t>
      </w:r>
      <w:bookmarkEnd w:id="38"/>
    </w:p>
    <w:p w14:paraId="517E775B" w14:textId="77777777" w:rsidR="00EF6549" w:rsidRDefault="00000000">
      <w:pPr>
        <w:ind w:firstLine="420"/>
        <w:rPr>
          <w:rFonts w:hint="eastAsia"/>
          <w:lang w:eastAsia="zh-CN"/>
        </w:rPr>
      </w:pPr>
      <w:r>
        <w:t>在第</w:t>
      </w:r>
      <w:r>
        <w:t>9</w:t>
      </w:r>
      <w:r>
        <w:t>章冻结测试集上，高风险召回率</w:t>
      </w:r>
      <w:r>
        <w:t>≥85%</w:t>
      </w:r>
      <w:r>
        <w:t>，问题精确率</w:t>
      </w:r>
      <w:r>
        <w:t>≥80%</w:t>
      </w:r>
      <w:r>
        <w:t>，问答检索</w:t>
      </w:r>
      <w:r>
        <w:t>Recall@5≥80%</w:t>
      </w:r>
      <w:r>
        <w:t>，引用支撑率</w:t>
      </w:r>
      <w:r>
        <w:t>≥90%</w:t>
      </w:r>
      <w:r>
        <w:t>。</w:t>
      </w:r>
      <w:r>
        <w:rPr>
          <w:lang w:eastAsia="zh-CN"/>
        </w:rPr>
        <w:t>引用可定位率和关键生成要素检查覆盖率均为</w:t>
      </w:r>
      <w:r>
        <w:rPr>
          <w:lang w:eastAsia="zh-CN"/>
        </w:rPr>
        <w:t>100%</w:t>
      </w:r>
      <w:r>
        <w:rPr>
          <w:lang w:eastAsia="zh-CN"/>
        </w:rPr>
        <w:t>。来源编号必须真实存在；无依据样本不允许生成伪造引用。质量结果必须标明样本量、配置和失败案例。</w:t>
      </w:r>
    </w:p>
    <w:p w14:paraId="7BB5BA24" w14:textId="77777777" w:rsidR="00EF6549" w:rsidRDefault="00000000">
      <w:pPr>
        <w:pStyle w:val="21"/>
        <w:rPr>
          <w:rFonts w:hint="eastAsia"/>
          <w:lang w:eastAsia="zh-CN"/>
        </w:rPr>
      </w:pPr>
      <w:bookmarkStart w:id="39" w:name="_Toc239785619"/>
      <w:r>
        <w:rPr>
          <w:lang w:eastAsia="zh-CN"/>
        </w:rPr>
        <w:t>8.4 安全、隐私与可维护性（NFR-04～06）</w:t>
      </w:r>
      <w:bookmarkEnd w:id="39"/>
    </w:p>
    <w:p w14:paraId="05B3005A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NFR-04</w:t>
      </w:r>
      <w:r>
        <w:rPr>
          <w:lang w:eastAsia="zh-CN"/>
        </w:rPr>
        <w:t>：密码以带盐自适应算法哈希保存；模型密钥不进入前端、仓库和日志。用户在外部模型调用前可了解发送范围并选择关闭；关闭后只提供可本地完成的规则、模板和检索功能。敏感字段脱敏，附件不经公开静态目录暴露；日志默认保留</w:t>
      </w:r>
      <w:r>
        <w:rPr>
          <w:lang w:eastAsia="zh-CN"/>
        </w:rPr>
        <w:t>30</w:t>
      </w:r>
      <w:r>
        <w:rPr>
          <w:lang w:eastAsia="zh-CN"/>
        </w:rPr>
        <w:t>天且不含合同正文。越权、提示注入逃逸、密钥泄露为发布阻断问题。</w:t>
      </w:r>
    </w:p>
    <w:p w14:paraId="3F21272E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NFR-05</w:t>
      </w:r>
      <w:r>
        <w:rPr>
          <w:lang w:eastAsia="zh-CN"/>
        </w:rPr>
        <w:t>：代码按解析、检索、模型、业务和接口分层；提示词、规则与索引参数可配置并有版本；锁定依赖，</w:t>
      </w:r>
      <w:r>
        <w:rPr>
          <w:lang w:eastAsia="zh-CN"/>
        </w:rPr>
        <w:t>SQLite</w:t>
      </w:r>
      <w:r>
        <w:rPr>
          <w:lang w:eastAsia="zh-CN"/>
        </w:rPr>
        <w:t>与</w:t>
      </w:r>
      <w:r>
        <w:rPr>
          <w:lang w:eastAsia="zh-CN"/>
        </w:rPr>
        <w:t>MySQL</w:t>
      </w:r>
      <w:r>
        <w:rPr>
          <w:lang w:eastAsia="zh-CN"/>
        </w:rPr>
        <w:t>完成兼容回归。核心业务自动化测试覆盖解析、权限、引用映射、必填检查与版本切换。</w:t>
      </w:r>
    </w:p>
    <w:p w14:paraId="75E8E92C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NFR-06</w:t>
      </w:r>
      <w:r>
        <w:rPr>
          <w:lang w:eastAsia="zh-CN"/>
        </w:rPr>
        <w:t>：重要写操作事务一致；备份与恢复按</w:t>
      </w:r>
      <w:r>
        <w:rPr>
          <w:lang w:eastAsia="zh-CN"/>
        </w:rPr>
        <w:t>CMP</w:t>
      </w:r>
      <w:r>
        <w:rPr>
          <w:lang w:eastAsia="zh-CN"/>
        </w:rPr>
        <w:t>执行，验收</w:t>
      </w:r>
      <w:r>
        <w:rPr>
          <w:lang w:eastAsia="zh-CN"/>
        </w:rPr>
        <w:t>RPO≤24</w:t>
      </w:r>
      <w:r>
        <w:rPr>
          <w:lang w:eastAsia="zh-CN"/>
        </w:rPr>
        <w:t>小时、</w:t>
      </w:r>
      <w:r>
        <w:rPr>
          <w:lang w:eastAsia="zh-CN"/>
        </w:rPr>
        <w:t>RTO≤4</w:t>
      </w:r>
      <w:r>
        <w:rPr>
          <w:lang w:eastAsia="zh-CN"/>
        </w:rPr>
        <w:t>小时。删除在线内容</w:t>
      </w:r>
      <w:r>
        <w:rPr>
          <w:lang w:eastAsia="zh-CN"/>
        </w:rPr>
        <w:t>≤24</w:t>
      </w:r>
      <w:r>
        <w:rPr>
          <w:lang w:eastAsia="zh-CN"/>
        </w:rPr>
        <w:t>小时，恢复后重放删除清单。模型不可用时不得丢失已保存用户输入，索引构建失败不破坏可用旧版本。</w:t>
      </w:r>
    </w:p>
    <w:p w14:paraId="0346388C" w14:textId="77777777" w:rsidR="00EF6549" w:rsidRDefault="00000000">
      <w:pPr>
        <w:pStyle w:val="1"/>
        <w:rPr>
          <w:lang w:eastAsia="zh-CN"/>
        </w:rPr>
      </w:pPr>
      <w:bookmarkStart w:id="40" w:name="_Toc239785620"/>
      <w:r>
        <w:rPr>
          <w:lang w:eastAsia="zh-CN"/>
        </w:rPr>
        <w:lastRenderedPageBreak/>
        <w:t xml:space="preserve">9 </w:t>
      </w:r>
      <w:r>
        <w:rPr>
          <w:lang w:eastAsia="zh-CN"/>
        </w:rPr>
        <w:t>验收与需求追踪</w:t>
      </w:r>
      <w:bookmarkEnd w:id="40"/>
    </w:p>
    <w:p w14:paraId="37F3F434" w14:textId="77777777" w:rsidR="00EF6549" w:rsidRDefault="00000000">
      <w:pPr>
        <w:pStyle w:val="21"/>
        <w:rPr>
          <w:rFonts w:hint="eastAsia"/>
          <w:lang w:eastAsia="zh-CN"/>
        </w:rPr>
      </w:pPr>
      <w:bookmarkStart w:id="41" w:name="_Toc239785621"/>
      <w:r>
        <w:rPr>
          <w:lang w:eastAsia="zh-CN"/>
        </w:rPr>
        <w:t>9.1 测试数据与度量定义</w:t>
      </w:r>
      <w:bookmarkEnd w:id="41"/>
    </w:p>
    <w:p w14:paraId="24EC4237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由陈俊福定义预期结果、查文翔组织复核与冻结，郭家亨仅使用开发样本调试。验收集包含</w:t>
      </w:r>
      <w:r>
        <w:rPr>
          <w:lang w:eastAsia="zh-CN"/>
        </w:rPr>
        <w:t>≥30</w:t>
      </w:r>
      <w:r>
        <w:rPr>
          <w:lang w:eastAsia="zh-CN"/>
        </w:rPr>
        <w:t>份脱敏合同（两类各</w:t>
      </w:r>
      <w:r>
        <w:rPr>
          <w:lang w:eastAsia="zh-CN"/>
        </w:rPr>
        <w:t>≥15</w:t>
      </w:r>
      <w:r>
        <w:rPr>
          <w:lang w:eastAsia="zh-CN"/>
        </w:rPr>
        <w:t>份）、</w:t>
      </w:r>
      <w:r>
        <w:rPr>
          <w:lang w:eastAsia="zh-CN"/>
        </w:rPr>
        <w:t>≥100</w:t>
      </w:r>
      <w:r>
        <w:rPr>
          <w:lang w:eastAsia="zh-CN"/>
        </w:rPr>
        <w:t>个标注问题（其中高风险</w:t>
      </w:r>
      <w:r>
        <w:rPr>
          <w:lang w:eastAsia="zh-CN"/>
        </w:rPr>
        <w:t>≥30</w:t>
      </w:r>
      <w:r>
        <w:rPr>
          <w:lang w:eastAsia="zh-CN"/>
        </w:rPr>
        <w:t>个）、</w:t>
      </w:r>
      <w:r>
        <w:rPr>
          <w:lang w:eastAsia="zh-CN"/>
        </w:rPr>
        <w:t>50</w:t>
      </w:r>
      <w:r>
        <w:rPr>
          <w:lang w:eastAsia="zh-CN"/>
        </w:rPr>
        <w:t>个问答（含</w:t>
      </w:r>
      <w:r>
        <w:rPr>
          <w:lang w:eastAsia="zh-CN"/>
        </w:rPr>
        <w:t>≥10</w:t>
      </w:r>
      <w:r>
        <w:rPr>
          <w:lang w:eastAsia="zh-CN"/>
        </w:rPr>
        <w:t>个无依据问题）、</w:t>
      </w:r>
      <w:r>
        <w:rPr>
          <w:lang w:eastAsia="zh-CN"/>
        </w:rPr>
        <w:t>20</w:t>
      </w:r>
      <w:r>
        <w:rPr>
          <w:lang w:eastAsia="zh-CN"/>
        </w:rPr>
        <w:t>组生成输入、</w:t>
      </w:r>
      <w:r>
        <w:rPr>
          <w:lang w:eastAsia="zh-CN"/>
        </w:rPr>
        <w:t>20</w:t>
      </w:r>
      <w:r>
        <w:rPr>
          <w:lang w:eastAsia="zh-CN"/>
        </w:rPr>
        <w:t>组比对版本及每条合规规则的正反例；知识库至少准备</w:t>
      </w:r>
      <w:r>
        <w:rPr>
          <w:lang w:eastAsia="zh-CN"/>
        </w:rPr>
        <w:t>100</w:t>
      </w:r>
      <w:r>
        <w:rPr>
          <w:lang w:eastAsia="zh-CN"/>
        </w:rPr>
        <w:t>条已核验知识，性能集扩展至</w:t>
      </w:r>
      <w:r>
        <w:rPr>
          <w:lang w:eastAsia="zh-CN"/>
        </w:rPr>
        <w:t>1</w:t>
      </w:r>
      <w:r>
        <w:rPr>
          <w:lang w:eastAsia="zh-CN"/>
        </w:rPr>
        <w:t>万块并与真实质量集分开。</w:t>
      </w:r>
    </w:p>
    <w:p w14:paraId="16B501DD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问题按</w:t>
      </w:r>
      <w:r>
        <w:rPr>
          <w:lang w:eastAsia="zh-CN"/>
        </w:rPr>
        <w:t>“</w:t>
      </w:r>
      <w:r>
        <w:rPr>
          <w:lang w:eastAsia="zh-CN"/>
        </w:rPr>
        <w:t>合同版本＋条款位置＋风险类别</w:t>
      </w:r>
      <w:r>
        <w:rPr>
          <w:lang w:eastAsia="zh-CN"/>
        </w:rPr>
        <w:t>”</w:t>
      </w:r>
      <w:r>
        <w:rPr>
          <w:lang w:eastAsia="zh-CN"/>
        </w:rPr>
        <w:t>匹配并去重。高风险召回率</w:t>
      </w:r>
      <w:r>
        <w:rPr>
          <w:lang w:eastAsia="zh-CN"/>
        </w:rPr>
        <w:t>=</w:t>
      </w:r>
      <w:r>
        <w:rPr>
          <w:lang w:eastAsia="zh-CN"/>
        </w:rPr>
        <w:t>命中的标注高风险数</w:t>
      </w:r>
      <w:r>
        <w:rPr>
          <w:lang w:eastAsia="zh-CN"/>
        </w:rPr>
        <w:t>/</w:t>
      </w:r>
      <w:r>
        <w:rPr>
          <w:lang w:eastAsia="zh-CN"/>
        </w:rPr>
        <w:t>标注高风险总数；精确率</w:t>
      </w:r>
      <w:r>
        <w:rPr>
          <w:lang w:eastAsia="zh-CN"/>
        </w:rPr>
        <w:t>=</w:t>
      </w:r>
      <w:r>
        <w:rPr>
          <w:lang w:eastAsia="zh-CN"/>
        </w:rPr>
        <w:t>被判正确的系统问题数</w:t>
      </w:r>
      <w:r>
        <w:rPr>
          <w:lang w:eastAsia="zh-CN"/>
        </w:rPr>
        <w:t>/</w:t>
      </w:r>
      <w:r>
        <w:rPr>
          <w:lang w:eastAsia="zh-CN"/>
        </w:rPr>
        <w:t>系统输出问题总数。</w:t>
      </w:r>
      <w:r>
        <w:rPr>
          <w:lang w:eastAsia="zh-CN"/>
        </w:rPr>
        <w:t>Recall@5=</w:t>
      </w:r>
      <w:r>
        <w:rPr>
          <w:lang w:eastAsia="zh-CN"/>
        </w:rPr>
        <w:t>前</w:t>
      </w:r>
      <w:r>
        <w:rPr>
          <w:lang w:eastAsia="zh-CN"/>
        </w:rPr>
        <w:t>5</w:t>
      </w:r>
      <w:r>
        <w:rPr>
          <w:lang w:eastAsia="zh-CN"/>
        </w:rPr>
        <w:t>条命中的标注相关证据数</w:t>
      </w:r>
      <w:r>
        <w:rPr>
          <w:lang w:eastAsia="zh-CN"/>
        </w:rPr>
        <w:t>/</w:t>
      </w:r>
      <w:r>
        <w:rPr>
          <w:lang w:eastAsia="zh-CN"/>
        </w:rPr>
        <w:t>该题标注相关证据总数，对有依据问题取均值；引用支撑率</w:t>
      </w:r>
      <w:r>
        <w:rPr>
          <w:lang w:eastAsia="zh-CN"/>
        </w:rPr>
        <w:t>=</w:t>
      </w:r>
      <w:r>
        <w:rPr>
          <w:lang w:eastAsia="zh-CN"/>
        </w:rPr>
        <w:t>由所引原文支持的可核验陈述数</w:t>
      </w:r>
      <w:r>
        <w:rPr>
          <w:lang w:eastAsia="zh-CN"/>
        </w:rPr>
        <w:t>/</w:t>
      </w:r>
      <w:r>
        <w:rPr>
          <w:lang w:eastAsia="zh-CN"/>
        </w:rPr>
        <w:t>应被证据支持的陈述数。应引用却未引用计为不支撑，空分母记为不可评价，不能视为通过。</w:t>
      </w:r>
    </w:p>
    <w:p w14:paraId="39153282" w14:textId="77777777" w:rsidR="00EF6549" w:rsidRDefault="00000000">
      <w:pPr>
        <w:pStyle w:val="21"/>
        <w:rPr>
          <w:rFonts w:hint="eastAsia"/>
        </w:rPr>
      </w:pPr>
      <w:bookmarkStart w:id="42" w:name="_Toc239785622"/>
      <w:r>
        <w:t>9.2 功能追踪矩阵</w:t>
      </w:r>
      <w:bookmarkEnd w:id="42"/>
    </w:p>
    <w:tbl>
      <w:tblPr>
        <w:tblW w:w="9298" w:type="dxa"/>
        <w:tblInd w:w="100" w:type="dxa"/>
        <w:tblBorders>
          <w:top w:val="single" w:sz="4" w:space="0" w:color="B6C2CE"/>
          <w:left w:val="single" w:sz="4" w:space="0" w:color="B6C2CE"/>
          <w:bottom w:val="single" w:sz="4" w:space="0" w:color="B6C2CE"/>
          <w:right w:val="single" w:sz="4" w:space="0" w:color="B6C2CE"/>
          <w:insideH w:val="single" w:sz="4" w:space="0" w:color="B6C2CE"/>
          <w:insideV w:val="single" w:sz="4" w:space="0" w:color="B6C2CE"/>
        </w:tblBorders>
        <w:tblLayout w:type="fixed"/>
        <w:tblLook w:val="04A0" w:firstRow="1" w:lastRow="0" w:firstColumn="1" w:lastColumn="0" w:noHBand="0" w:noVBand="1"/>
      </w:tblPr>
      <w:tblGrid>
        <w:gridCol w:w="1976"/>
        <w:gridCol w:w="3138"/>
        <w:gridCol w:w="4184"/>
      </w:tblGrid>
      <w:tr w:rsidR="00EF6549" w14:paraId="0DBCE139" w14:textId="77777777">
        <w:trPr>
          <w:cantSplit/>
          <w:tblHeader/>
        </w:trPr>
        <w:tc>
          <w:tcPr>
            <w:tcW w:w="1976" w:type="dxa"/>
            <w:shd w:val="clear" w:color="auto" w:fill="EAF0F5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D3F7A0B" w14:textId="77777777" w:rsidR="00EF6549" w:rsidRDefault="00000000">
            <w:pPr>
              <w:pStyle w:val="TableBody"/>
            </w:pPr>
            <w:r>
              <w:rPr>
                <w:b/>
              </w:rPr>
              <w:t>需求</w:t>
            </w:r>
          </w:p>
        </w:tc>
        <w:tc>
          <w:tcPr>
            <w:tcW w:w="3138" w:type="dxa"/>
            <w:shd w:val="clear" w:color="auto" w:fill="EAF0F5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739E984" w14:textId="77777777" w:rsidR="00EF6549" w:rsidRDefault="00000000">
            <w:pPr>
              <w:pStyle w:val="TableBody"/>
            </w:pPr>
            <w:r>
              <w:rPr>
                <w:b/>
              </w:rPr>
              <w:t>工作包</w:t>
            </w:r>
          </w:p>
        </w:tc>
        <w:tc>
          <w:tcPr>
            <w:tcW w:w="4184" w:type="dxa"/>
            <w:shd w:val="clear" w:color="auto" w:fill="EAF0F5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3C0279F" w14:textId="77777777" w:rsidR="00EF6549" w:rsidRDefault="00000000">
            <w:pPr>
              <w:pStyle w:val="TableBody"/>
            </w:pPr>
            <w:r>
              <w:rPr>
                <w:b/>
              </w:rPr>
              <w:t>测试组与关键证据</w:t>
            </w:r>
          </w:p>
        </w:tc>
      </w:tr>
      <w:tr w:rsidR="00EF6549" w14:paraId="1D27D9DD" w14:textId="77777777">
        <w:trPr>
          <w:cantSplit/>
        </w:trPr>
        <w:tc>
          <w:tcPr>
            <w:tcW w:w="19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218EEBF" w14:textId="77777777" w:rsidR="00EF6549" w:rsidRDefault="00000000">
            <w:pPr>
              <w:pStyle w:val="TableBody"/>
            </w:pPr>
            <w:r>
              <w:t>FR-01～04</w:t>
            </w:r>
          </w:p>
        </w:tc>
        <w:tc>
          <w:tcPr>
            <w:tcW w:w="313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18BE137" w14:textId="77777777" w:rsidR="00EF6549" w:rsidRDefault="00000000">
            <w:pPr>
              <w:pStyle w:val="TableBody"/>
            </w:pPr>
            <w:r>
              <w:t>WP-03 基础平台</w:t>
            </w:r>
          </w:p>
        </w:tc>
        <w:tc>
          <w:tcPr>
            <w:tcW w:w="418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E4BCDED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TC-01～04：权限、解析、任务、导出及页面记录。</w:t>
            </w:r>
          </w:p>
        </w:tc>
      </w:tr>
      <w:tr w:rsidR="00EF6549" w14:paraId="4DD6281A" w14:textId="77777777">
        <w:trPr>
          <w:cantSplit/>
        </w:trPr>
        <w:tc>
          <w:tcPr>
            <w:tcW w:w="19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CDDA1D1" w14:textId="77777777" w:rsidR="00EF6549" w:rsidRDefault="00000000">
            <w:pPr>
              <w:pStyle w:val="TableBody"/>
            </w:pPr>
            <w:r>
              <w:t>FR-05</w:t>
            </w:r>
          </w:p>
        </w:tc>
        <w:tc>
          <w:tcPr>
            <w:tcW w:w="313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D95A10B" w14:textId="77777777" w:rsidR="00EF6549" w:rsidRDefault="00000000">
            <w:pPr>
              <w:pStyle w:val="TableBody"/>
            </w:pPr>
            <w:r>
              <w:t>WP-05 智能审查</w:t>
            </w:r>
          </w:p>
        </w:tc>
        <w:tc>
          <w:tcPr>
            <w:tcW w:w="418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0502631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TC-05：原文定位、风险标注与指标明细。</w:t>
            </w:r>
          </w:p>
        </w:tc>
      </w:tr>
      <w:tr w:rsidR="00EF6549" w14:paraId="6AF79B1F" w14:textId="77777777">
        <w:trPr>
          <w:cantSplit/>
        </w:trPr>
        <w:tc>
          <w:tcPr>
            <w:tcW w:w="19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BCD427E" w14:textId="77777777" w:rsidR="00EF6549" w:rsidRDefault="00000000">
            <w:pPr>
              <w:pStyle w:val="TableBody"/>
            </w:pPr>
            <w:r>
              <w:t>FR-06</w:t>
            </w:r>
          </w:p>
        </w:tc>
        <w:tc>
          <w:tcPr>
            <w:tcW w:w="313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C7C9577" w14:textId="77777777" w:rsidR="00EF6549" w:rsidRDefault="00000000">
            <w:pPr>
              <w:pStyle w:val="TableBody"/>
            </w:pPr>
            <w:r>
              <w:t>WP-06 合同生成</w:t>
            </w:r>
          </w:p>
        </w:tc>
        <w:tc>
          <w:tcPr>
            <w:tcW w:w="418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27EF130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TC-06：20组要素、自检、版本与导出。</w:t>
            </w:r>
          </w:p>
        </w:tc>
      </w:tr>
      <w:tr w:rsidR="00EF6549" w14:paraId="62FC29D5" w14:textId="77777777">
        <w:trPr>
          <w:cantSplit/>
        </w:trPr>
        <w:tc>
          <w:tcPr>
            <w:tcW w:w="19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806E88D" w14:textId="77777777" w:rsidR="00EF6549" w:rsidRDefault="00000000">
            <w:pPr>
              <w:pStyle w:val="TableBody"/>
            </w:pPr>
            <w:r>
              <w:t>FR-07</w:t>
            </w:r>
          </w:p>
        </w:tc>
        <w:tc>
          <w:tcPr>
            <w:tcW w:w="313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C143F76" w14:textId="77777777" w:rsidR="00EF6549" w:rsidRDefault="00000000">
            <w:pPr>
              <w:pStyle w:val="TableBody"/>
            </w:pPr>
            <w:r>
              <w:t>WP-07 条款比对</w:t>
            </w:r>
          </w:p>
        </w:tc>
        <w:tc>
          <w:tcPr>
            <w:tcW w:w="418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FD394B1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TC-07：20组版本对、文本差异及语义评价。</w:t>
            </w:r>
          </w:p>
        </w:tc>
      </w:tr>
      <w:tr w:rsidR="00EF6549" w14:paraId="50FB1C01" w14:textId="77777777">
        <w:trPr>
          <w:cantSplit/>
        </w:trPr>
        <w:tc>
          <w:tcPr>
            <w:tcW w:w="19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EDDC0EB" w14:textId="77777777" w:rsidR="00EF6549" w:rsidRDefault="00000000">
            <w:pPr>
              <w:pStyle w:val="TableBody"/>
            </w:pPr>
            <w:r>
              <w:t>FR-08</w:t>
            </w:r>
          </w:p>
        </w:tc>
        <w:tc>
          <w:tcPr>
            <w:tcW w:w="313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C3EF0D5" w14:textId="77777777" w:rsidR="00EF6549" w:rsidRDefault="00000000">
            <w:pPr>
              <w:pStyle w:val="TableBody"/>
            </w:pPr>
            <w:r>
              <w:t>WP-08 合规检查</w:t>
            </w:r>
          </w:p>
        </w:tc>
        <w:tc>
          <w:tcPr>
            <w:tcW w:w="418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5A9DFCA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TC-08：全部已发布规则正反例及适用性。</w:t>
            </w:r>
          </w:p>
        </w:tc>
      </w:tr>
      <w:tr w:rsidR="00EF6549" w14:paraId="5D9A5A9B" w14:textId="77777777">
        <w:trPr>
          <w:cantSplit/>
        </w:trPr>
        <w:tc>
          <w:tcPr>
            <w:tcW w:w="19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C6E211D" w14:textId="77777777" w:rsidR="00EF6549" w:rsidRDefault="00000000">
            <w:pPr>
              <w:pStyle w:val="TableBody"/>
            </w:pPr>
            <w:r>
              <w:t>FR-09～10</w:t>
            </w:r>
          </w:p>
        </w:tc>
        <w:tc>
          <w:tcPr>
            <w:tcW w:w="313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7F92BB4" w14:textId="77777777" w:rsidR="00EF6549" w:rsidRDefault="00000000">
            <w:pPr>
              <w:pStyle w:val="TableBody"/>
            </w:pPr>
            <w:r>
              <w:t>WP-04 检索与知识</w:t>
            </w:r>
          </w:p>
        </w:tc>
        <w:tc>
          <w:tcPr>
            <w:tcW w:w="418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D0E6DE2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TC-09～10：问答证据、工具限制、索引切换。</w:t>
            </w:r>
          </w:p>
        </w:tc>
      </w:tr>
      <w:tr w:rsidR="00EF6549" w14:paraId="278DE121" w14:textId="77777777">
        <w:trPr>
          <w:cantSplit/>
        </w:trPr>
        <w:tc>
          <w:tcPr>
            <w:tcW w:w="19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592CE8B" w14:textId="77777777" w:rsidR="00EF6549" w:rsidRDefault="00000000">
            <w:pPr>
              <w:pStyle w:val="TableBody"/>
            </w:pPr>
            <w:r>
              <w:t>NFR-01～06</w:t>
            </w:r>
          </w:p>
        </w:tc>
        <w:tc>
          <w:tcPr>
            <w:tcW w:w="313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C0A62FD" w14:textId="77777777" w:rsidR="00EF6549" w:rsidRDefault="00000000">
            <w:pPr>
              <w:pStyle w:val="TableBody"/>
            </w:pPr>
            <w:r>
              <w:t>WP-09～10 测试交付</w:t>
            </w:r>
          </w:p>
        </w:tc>
        <w:tc>
          <w:tcPr>
            <w:tcW w:w="418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5848276" w14:textId="77777777" w:rsidR="00EF6549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TC-N01～06：运行、性能、AI质量、安全、维护与恢复。</w:t>
            </w:r>
          </w:p>
        </w:tc>
      </w:tr>
    </w:tbl>
    <w:p w14:paraId="090276EC" w14:textId="77777777" w:rsidR="00EF6549" w:rsidRDefault="00EF6549">
      <w:pPr>
        <w:spacing w:after="20"/>
        <w:ind w:firstLine="420"/>
        <w:rPr>
          <w:rFonts w:hint="eastAsia"/>
          <w:lang w:eastAsia="zh-CN"/>
        </w:rPr>
      </w:pPr>
    </w:p>
    <w:p w14:paraId="3E98FD99" w14:textId="77777777" w:rsidR="00EF6549" w:rsidRDefault="00000000">
      <w:pPr>
        <w:pStyle w:val="21"/>
        <w:rPr>
          <w:rFonts w:hint="eastAsia"/>
          <w:lang w:eastAsia="zh-CN"/>
        </w:rPr>
      </w:pPr>
      <w:bookmarkStart w:id="43" w:name="_Toc239785623"/>
      <w:r>
        <w:rPr>
          <w:lang w:eastAsia="zh-CN"/>
        </w:rPr>
        <w:t>9.3 验收通过与缺陷分级</w:t>
      </w:r>
      <w:bookmarkEnd w:id="43"/>
    </w:p>
    <w:p w14:paraId="0E45A376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发布条件：所有</w:t>
      </w:r>
      <w:r>
        <w:rPr>
          <w:lang w:eastAsia="zh-CN"/>
        </w:rPr>
        <w:t>FR</w:t>
      </w:r>
      <w:r>
        <w:rPr>
          <w:lang w:eastAsia="zh-CN"/>
        </w:rPr>
        <w:t>主流程通过、全部</w:t>
      </w:r>
      <w:r>
        <w:rPr>
          <w:lang w:eastAsia="zh-CN"/>
        </w:rPr>
        <w:t>NFR</w:t>
      </w:r>
      <w:r>
        <w:rPr>
          <w:lang w:eastAsia="zh-CN"/>
        </w:rPr>
        <w:t>达到确认门槛、关键用例通过率</w:t>
      </w:r>
      <w:r>
        <w:rPr>
          <w:lang w:eastAsia="zh-CN"/>
        </w:rPr>
        <w:t>100%</w:t>
      </w:r>
      <w:r>
        <w:rPr>
          <w:lang w:eastAsia="zh-CN"/>
        </w:rPr>
        <w:t>、总体用例通过率</w:t>
      </w:r>
      <w:r>
        <w:rPr>
          <w:lang w:eastAsia="zh-CN"/>
        </w:rPr>
        <w:t>≥95%</w:t>
      </w:r>
      <w:r>
        <w:rPr>
          <w:lang w:eastAsia="zh-CN"/>
        </w:rPr>
        <w:t>，</w:t>
      </w:r>
      <w:r>
        <w:rPr>
          <w:lang w:eastAsia="zh-CN"/>
        </w:rPr>
        <w:t>P0/P1</w:t>
      </w:r>
      <w:r>
        <w:rPr>
          <w:lang w:eastAsia="zh-CN"/>
        </w:rPr>
        <w:t>缺陷为</w:t>
      </w:r>
      <w:r>
        <w:rPr>
          <w:lang w:eastAsia="zh-CN"/>
        </w:rPr>
        <w:t>0</w:t>
      </w:r>
      <w:r>
        <w:rPr>
          <w:lang w:eastAsia="zh-CN"/>
        </w:rPr>
        <w:t>。</w:t>
      </w:r>
      <w:r>
        <w:rPr>
          <w:lang w:eastAsia="zh-CN"/>
        </w:rPr>
        <w:t>P0</w:t>
      </w:r>
      <w:r>
        <w:rPr>
          <w:lang w:eastAsia="zh-CN"/>
        </w:rPr>
        <w:t>指泄露、严重越权或不可恢复数据损坏；</w:t>
      </w:r>
      <w:r>
        <w:rPr>
          <w:lang w:eastAsia="zh-CN"/>
        </w:rPr>
        <w:t>P1</w:t>
      </w:r>
      <w:r>
        <w:rPr>
          <w:lang w:eastAsia="zh-CN"/>
        </w:rPr>
        <w:t>指核心流程阻断、伪造引用进入正式结果等严重问题；</w:t>
      </w:r>
      <w:r>
        <w:rPr>
          <w:lang w:eastAsia="zh-CN"/>
        </w:rPr>
        <w:t>P2/P3</w:t>
      </w:r>
      <w:r>
        <w:rPr>
          <w:lang w:eastAsia="zh-CN"/>
        </w:rPr>
        <w:t>为一般功能或表现问题。未通过的一般用例须对应已披露缺陷并获三人书面接受，不得豁免核心需求或安全门槛。</w:t>
      </w:r>
    </w:p>
    <w:p w14:paraId="209CA748" w14:textId="77777777" w:rsidR="00EF654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本版需在第</w:t>
      </w:r>
      <w:r>
        <w:rPr>
          <w:lang w:eastAsia="zh-CN"/>
        </w:rPr>
        <w:t>1</w:t>
      </w:r>
      <w:r>
        <w:rPr>
          <w:lang w:eastAsia="zh-CN"/>
        </w:rPr>
        <w:t>周确认开工日期、两类合同范围、样本来源与授权、性能环境及指标；第</w:t>
      </w:r>
      <w:r>
        <w:rPr>
          <w:lang w:eastAsia="zh-CN"/>
        </w:rPr>
        <w:t>2</w:t>
      </w:r>
      <w:r>
        <w:rPr>
          <w:lang w:eastAsia="zh-CN"/>
        </w:rPr>
        <w:t>周锁定</w:t>
      </w:r>
      <w:r>
        <w:rPr>
          <w:lang w:eastAsia="zh-CN"/>
        </w:rPr>
        <w:t>DeepSeek</w:t>
      </w:r>
      <w:r>
        <w:rPr>
          <w:lang w:eastAsia="zh-CN"/>
        </w:rPr>
        <w:t>模型、是否启用</w:t>
      </w:r>
      <w:r>
        <w:rPr>
          <w:lang w:eastAsia="zh-CN"/>
        </w:rPr>
        <w:t>BGE</w:t>
      </w:r>
      <w:r>
        <w:rPr>
          <w:lang w:eastAsia="zh-CN"/>
        </w:rPr>
        <w:t>和具体部署资源。陈俊福组织范围及业务验收，郭家亨完成部署与修复，查文翔提交独立测试证据。变更按</w:t>
      </w:r>
      <w:r>
        <w:rPr>
          <w:lang w:eastAsia="zh-CN"/>
        </w:rPr>
        <w:t>LCRG-CMP</w:t>
      </w:r>
      <w:r>
        <w:rPr>
          <w:lang w:eastAsia="zh-CN"/>
        </w:rPr>
        <w:t>执行，实际测试结果另行记录，不在本规约预填通过结论。</w:t>
      </w:r>
    </w:p>
    <w:sectPr w:rsidR="00EF654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91" w:right="1304" w:bottom="1134" w:left="1304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F1182" w14:textId="77777777" w:rsidR="009E1681" w:rsidRDefault="009E1681">
      <w:pPr>
        <w:spacing w:line="240" w:lineRule="auto"/>
        <w:ind w:firstLine="420"/>
        <w:rPr>
          <w:rFonts w:hint="eastAsia"/>
        </w:rPr>
      </w:pPr>
      <w:r>
        <w:separator/>
      </w:r>
    </w:p>
  </w:endnote>
  <w:endnote w:type="continuationSeparator" w:id="0">
    <w:p w14:paraId="22B5B0AE" w14:textId="77777777" w:rsidR="009E1681" w:rsidRDefault="009E1681">
      <w:pPr>
        <w:spacing w:line="240" w:lineRule="auto"/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ADC1F" w14:textId="77777777" w:rsidR="00C135CE" w:rsidRDefault="00C135CE">
    <w:pPr>
      <w:pStyle w:val="ac"/>
      <w:ind w:firstLine="3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33DF3" w14:textId="77777777" w:rsidR="00EF6549" w:rsidRDefault="00000000">
    <w:pPr>
      <w:pStyle w:val="ac"/>
      <w:ind w:firstLine="320"/>
      <w:jc w:val="center"/>
    </w:pPr>
    <w:r>
      <w:t xml:space="preserve">LCRG-SRS  ·  V1.0     | 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8B4E5" w14:textId="77777777" w:rsidR="00C135CE" w:rsidRDefault="00C135CE">
    <w:pPr>
      <w:pStyle w:val="ac"/>
      <w:ind w:firstLine="3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C3D03" w14:textId="77777777" w:rsidR="009E1681" w:rsidRDefault="009E1681">
      <w:pPr>
        <w:spacing w:after="0" w:line="240" w:lineRule="auto"/>
        <w:ind w:firstLine="420"/>
        <w:rPr>
          <w:rFonts w:hint="eastAsia"/>
        </w:rPr>
      </w:pPr>
      <w:r>
        <w:separator/>
      </w:r>
    </w:p>
  </w:footnote>
  <w:footnote w:type="continuationSeparator" w:id="0">
    <w:p w14:paraId="630E967B" w14:textId="77777777" w:rsidR="009E1681" w:rsidRDefault="009E1681">
      <w:pPr>
        <w:spacing w:after="0" w:line="240" w:lineRule="auto"/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5F1AB" w14:textId="77777777" w:rsidR="00C135CE" w:rsidRDefault="00C135CE">
    <w:pPr>
      <w:pStyle w:val="ae"/>
      <w:ind w:firstLine="3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FFD1D" w14:textId="77777777" w:rsidR="00EF6549" w:rsidRDefault="00000000">
    <w:pPr>
      <w:pStyle w:val="ae"/>
      <w:ind w:firstLine="320"/>
      <w:rPr>
        <w:lang w:eastAsia="zh-CN"/>
      </w:rPr>
    </w:pPr>
    <w:r>
      <w:rPr>
        <w:lang w:eastAsia="zh-CN"/>
      </w:rPr>
      <w:t>智能法律合同审查与生成系统  /  软件需求规约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024A8" w14:textId="77777777" w:rsidR="00C135CE" w:rsidRDefault="00C135CE">
    <w:pPr>
      <w:pStyle w:val="ae"/>
      <w:ind w:firstLine="3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0028425">
    <w:abstractNumId w:val="1"/>
  </w:num>
  <w:num w:numId="2" w16cid:durableId="465852383">
    <w:abstractNumId w:val="4"/>
  </w:num>
  <w:num w:numId="3" w16cid:durableId="1721511324">
    <w:abstractNumId w:val="5"/>
  </w:num>
  <w:num w:numId="4" w16cid:durableId="463232732">
    <w:abstractNumId w:val="2"/>
  </w:num>
  <w:num w:numId="5" w16cid:durableId="1907109830">
    <w:abstractNumId w:val="0"/>
  </w:num>
  <w:num w:numId="6" w16cid:durableId="42808978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enry xiao">
    <w15:presenceInfo w15:providerId="None" w15:userId="henry xia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E9"/>
    <w:rsid w:val="00034616"/>
    <w:rsid w:val="0006063C"/>
    <w:rsid w:val="00101C69"/>
    <w:rsid w:val="0015074B"/>
    <w:rsid w:val="00284708"/>
    <w:rsid w:val="0029639D"/>
    <w:rsid w:val="00326F90"/>
    <w:rsid w:val="00594026"/>
    <w:rsid w:val="007851EC"/>
    <w:rsid w:val="009B6CD9"/>
    <w:rsid w:val="009E1681"/>
    <w:rsid w:val="00AA1D8D"/>
    <w:rsid w:val="00B47730"/>
    <w:rsid w:val="00BA6187"/>
    <w:rsid w:val="00C135CE"/>
    <w:rsid w:val="00CB0664"/>
    <w:rsid w:val="00ED57BE"/>
    <w:rsid w:val="00EF6549"/>
    <w:rsid w:val="00FC693F"/>
    <w:rsid w:val="16F24684"/>
    <w:rsid w:val="689C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FE62A5"/>
  <w14:defaultImageDpi w14:val="300"/>
  <w15:docId w15:val="{BDB33B88-D46E-4029-90E6-82D5505B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320" w:lineRule="exact"/>
      <w:ind w:firstLineChars="200" w:firstLine="200"/>
    </w:pPr>
    <w:rPr>
      <w:rFonts w:ascii="Noto Sans CJK SC" w:eastAsia="宋体" w:hAnsi="Noto Sans CJK SC"/>
      <w:color w:val="222222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160" w:after="120" w:line="460" w:lineRule="exact"/>
      <w:ind w:firstLineChars="0" w:firstLine="0"/>
      <w:outlineLvl w:val="0"/>
    </w:pPr>
    <w:rPr>
      <w:rFonts w:ascii="Times New Roman" w:hAnsi="Times New Roman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160" w:after="120" w:line="360" w:lineRule="exact"/>
      <w:ind w:firstLineChars="0" w:firstLine="0"/>
      <w:outlineLvl w:val="1"/>
    </w:pPr>
    <w:rPr>
      <w:rFonts w:ascii="宋体" w:hAnsi="宋体" w:cstheme="majorBidi"/>
      <w:b/>
      <w:bCs/>
      <w:color w:val="000000" w:themeColor="tex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60" w:after="120" w:line="340" w:lineRule="exact"/>
      <w:outlineLvl w:val="2"/>
    </w:pPr>
    <w:rPr>
      <w:rFonts w:eastAsia="Noto Sans CJK SC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Normal Indent"/>
    <w:basedOn w:val="a1"/>
    <w:pPr>
      <w:widowControl w:val="0"/>
      <w:spacing w:after="0" w:line="240" w:lineRule="atLeast"/>
      <w:ind w:left="900" w:hanging="900"/>
    </w:pPr>
    <w:rPr>
      <w:rFonts w:ascii="Arial" w:hAnsi="Arial" w:cs="Times New Roman"/>
      <w:snapToGrid w:val="0"/>
      <w:color w:val="auto"/>
      <w:sz w:val="20"/>
      <w:szCs w:val="20"/>
      <w:lang w:eastAsia="zh-CN"/>
    </w:r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9">
    <w:name w:val="Body Text"/>
    <w:basedOn w:val="a1"/>
    <w:link w:val="aa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b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TOC3">
    <w:name w:val="toc 3"/>
    <w:basedOn w:val="a1"/>
    <w:next w:val="a1"/>
    <w:autoRedefine/>
    <w:uiPriority w:val="39"/>
    <w:unhideWhenUsed/>
    <w:pPr>
      <w:spacing w:line="259" w:lineRule="auto"/>
      <w:ind w:left="440" w:firstLineChars="0" w:firstLine="0"/>
    </w:pPr>
    <w:rPr>
      <w:rFonts w:asciiTheme="minorHAnsi" w:eastAsiaTheme="minorEastAsia" w:hAnsiTheme="minorHAnsi" w:cs="Times New Roman"/>
      <w:color w:val="auto"/>
      <w:sz w:val="22"/>
      <w:lang w:eastAsia="zh-CN"/>
    </w:rPr>
  </w:style>
  <w:style w:type="paragraph" w:styleId="ac">
    <w:name w:val="footer"/>
    <w:basedOn w:val="a1"/>
    <w:link w:val="ad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rFonts w:eastAsia="Noto Sans CJK SC"/>
      <w:color w:val="657584"/>
      <w:sz w:val="16"/>
    </w:rPr>
  </w:style>
  <w:style w:type="paragraph" w:styleId="ae">
    <w:name w:val="header"/>
    <w:basedOn w:val="a1"/>
    <w:link w:val="af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rFonts w:eastAsia="Noto Sans CJK SC"/>
      <w:color w:val="657584"/>
      <w:sz w:val="16"/>
    </w:rPr>
  </w:style>
  <w:style w:type="paragraph" w:styleId="TOC1">
    <w:name w:val="toc 1"/>
    <w:basedOn w:val="a1"/>
    <w:next w:val="a1"/>
    <w:autoRedefine/>
    <w:uiPriority w:val="39"/>
    <w:unhideWhenUsed/>
    <w:pPr>
      <w:spacing w:line="259" w:lineRule="auto"/>
      <w:ind w:firstLineChars="0" w:firstLine="0"/>
    </w:pPr>
    <w:rPr>
      <w:rFonts w:asciiTheme="minorHAnsi" w:eastAsiaTheme="minorEastAsia" w:hAnsiTheme="minorHAnsi" w:cs="Times New Roman"/>
      <w:color w:val="auto"/>
      <w:sz w:val="22"/>
      <w:lang w:eastAsia="zh-CN"/>
    </w:rPr>
  </w:style>
  <w:style w:type="paragraph" w:styleId="af0">
    <w:name w:val="Subtitle"/>
    <w:basedOn w:val="a1"/>
    <w:next w:val="a1"/>
    <w:link w:val="af1"/>
    <w:uiPriority w:val="11"/>
    <w:qFormat/>
    <w:pPr>
      <w:spacing w:after="120" w:line="400" w:lineRule="exact"/>
    </w:pPr>
    <w:rPr>
      <w:rFonts w:eastAsia="Noto Sans CJK SC" w:cstheme="majorBidi"/>
      <w:iCs/>
      <w:color w:val="526879"/>
      <w:spacing w:val="15"/>
      <w:sz w:val="26"/>
      <w:szCs w:val="24"/>
    </w:rPr>
  </w:style>
  <w:style w:type="paragraph" w:styleId="af2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pPr>
      <w:spacing w:line="259" w:lineRule="auto"/>
      <w:ind w:left="220" w:firstLineChars="0" w:firstLine="0"/>
    </w:pPr>
    <w:rPr>
      <w:rFonts w:asciiTheme="minorHAnsi" w:eastAsiaTheme="minorEastAsia" w:hAnsiTheme="minorHAnsi" w:cs="Times New Roman"/>
      <w:color w:val="auto"/>
      <w:sz w:val="22"/>
      <w:lang w:eastAsia="zh-CN"/>
    </w:r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qFormat/>
    <w:pPr>
      <w:spacing w:after="120" w:line="680" w:lineRule="exact"/>
      <w:contextualSpacing/>
    </w:pPr>
    <w:rPr>
      <w:rFonts w:eastAsia="Noto Sans CJK SC" w:cstheme="majorBidi"/>
      <w:b/>
      <w:color w:val="203C54"/>
      <w:spacing w:val="5"/>
      <w:kern w:val="28"/>
      <w:sz w:val="48"/>
      <w:szCs w:val="52"/>
    </w:rPr>
  </w:style>
  <w:style w:type="table" w:styleId="af5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styleId="aff">
    <w:name w:val="Hyperlink"/>
    <w:basedOn w:val="a2"/>
    <w:uiPriority w:val="99"/>
    <w:unhideWhenUsed/>
    <w:rPr>
      <w:color w:val="0000FF" w:themeColor="hyperlink"/>
      <w:u w:val="single"/>
    </w:rPr>
  </w:style>
  <w:style w:type="character" w:customStyle="1" w:styleId="af">
    <w:name w:val="页眉 字符"/>
    <w:basedOn w:val="a2"/>
    <w:link w:val="ae"/>
    <w:uiPriority w:val="99"/>
    <w:qFormat/>
  </w:style>
  <w:style w:type="character" w:customStyle="1" w:styleId="ad">
    <w:name w:val="页脚 字符"/>
    <w:basedOn w:val="a2"/>
    <w:link w:val="ac"/>
    <w:uiPriority w:val="99"/>
  </w:style>
  <w:style w:type="paragraph" w:styleId="aff0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="Times New Roman" w:eastAsia="宋体" w:hAnsi="Times New Roman" w:cstheme="majorBidi"/>
      <w:b/>
      <w:bCs/>
      <w:color w:val="000000" w:themeColor="text1"/>
      <w:sz w:val="32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="宋体" w:eastAsia="宋体" w:hAnsi="宋体" w:cstheme="majorBidi"/>
      <w:b/>
      <w:bCs/>
      <w:color w:val="000000" w:themeColor="text1"/>
      <w:sz w:val="24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1">
    <w:name w:val="副标题 字符"/>
    <w:basedOn w:val="a2"/>
    <w:link w:val="af0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1">
    <w:name w:val="List Paragraph"/>
    <w:basedOn w:val="a1"/>
    <w:uiPriority w:val="34"/>
    <w:qFormat/>
    <w:pPr>
      <w:ind w:left="720"/>
      <w:contextualSpacing/>
    </w:pPr>
  </w:style>
  <w:style w:type="character" w:customStyle="1" w:styleId="aa">
    <w:name w:val="正文文本 字符"/>
    <w:basedOn w:val="a2"/>
    <w:link w:val="a9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2">
    <w:name w:val="Quote"/>
    <w:basedOn w:val="a1"/>
    <w:next w:val="a1"/>
    <w:link w:val="aff3"/>
    <w:uiPriority w:val="29"/>
    <w:qFormat/>
    <w:rPr>
      <w:i/>
      <w:iCs/>
      <w:color w:val="000000" w:themeColor="text1"/>
    </w:rPr>
  </w:style>
  <w:style w:type="character" w:customStyle="1" w:styleId="aff3">
    <w:name w:val="引用 字符"/>
    <w:basedOn w:val="a2"/>
    <w:link w:val="aff2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4">
    <w:name w:val="Intense Quote"/>
    <w:basedOn w:val="a1"/>
    <w:next w:val="a1"/>
    <w:link w:val="aff5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5">
    <w:name w:val="明显引用 字符"/>
    <w:basedOn w:val="a2"/>
    <w:link w:val="aff4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unhideWhenUsed/>
    <w:qFormat/>
    <w:pPr>
      <w:outlineLvl w:val="9"/>
    </w:pPr>
  </w:style>
  <w:style w:type="paragraph" w:customStyle="1" w:styleId="TableBody">
    <w:name w:val="Table Body"/>
    <w:pPr>
      <w:spacing w:after="40" w:line="260" w:lineRule="exact"/>
    </w:pPr>
    <w:rPr>
      <w:rFonts w:ascii="Noto Sans CJK SC" w:eastAsia="Noto Sans CJK SC" w:hAnsi="Noto Sans CJK SC"/>
      <w:color w:val="222222"/>
      <w:sz w:val="1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6028</Words>
  <Characters>6993</Characters>
  <Application>Microsoft Office Word</Application>
  <DocSecurity>0</DocSecurity>
  <Lines>317</Lines>
  <Paragraphs>361</Paragraphs>
  <ScaleCrop>false</ScaleCrop>
  <Company/>
  <LinksUpToDate>false</LinksUpToDate>
  <CharactersWithSpaces>12660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智能法律合同审查与生成系统_软件需求规约</dc:title>
  <dc:subject>三人课程项目工程文档；建议计划与验收目标，非实施完成记录</dc:subject>
  <dc:creator>陈俊福、郭家亨、查文翔</dc:creator>
  <dc:description>generated by python-docx</dc:description>
  <cp:lastModifiedBy>言锐 彭</cp:lastModifiedBy>
  <cp:revision>6</cp:revision>
  <dcterms:created xsi:type="dcterms:W3CDTF">2013-12-23T23:15:00Z</dcterms:created>
  <dcterms:modified xsi:type="dcterms:W3CDTF">2026-09-10T13:03:00Z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eyJoZGlkIjoiODk1OTRlMDQ2NzVhYThlN2UyNDkwNzcwMzEyZDUyMGYiLCJ1c2VySWQiOiIxNjYzNTM0MTM5In0=</vt:lpwstr>
  </property>
  <property fmtid="{D5CDD505-2E9C-101B-9397-08002B2CF9AE}" pid="3" name="KSOProductBuildVer">
    <vt:lpwstr>2052-12.1.0.28043</vt:lpwstr>
  </property>
  <property fmtid="{D5CDD505-2E9C-101B-9397-08002B2CF9AE}" pid="4" name="ICV">
    <vt:lpwstr>A2E982130F804172B0D04FB54B4C80F9_12</vt:lpwstr>
  </property>
</Properties>
</file>